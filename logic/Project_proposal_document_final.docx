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16A2" w:rsidRPr="00183DD1" w:rsidRDefault="00137366">
      <w:pPr>
        <w:jc w:val="center"/>
      </w:pPr>
      <w:r w:rsidRPr="00183DD1">
        <w:rPr>
          <w:noProof/>
        </w:rPr>
        <w:drawing>
          <wp:inline distT="0" distB="0" distL="0" distR="0" wp14:anchorId="53B9195F" wp14:editId="7F0F2AF9">
            <wp:extent cx="5186680" cy="680085"/>
            <wp:effectExtent l="0" t="0" r="0" b="0"/>
            <wp:docPr id="18498386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186680" cy="680085"/>
                    </a:xfrm>
                    <a:prstGeom prst="rect">
                      <a:avLst/>
                    </a:prstGeom>
                    <a:ln/>
                  </pic:spPr>
                </pic:pic>
              </a:graphicData>
            </a:graphic>
          </wp:inline>
        </w:drawing>
      </w:r>
    </w:p>
    <w:tbl>
      <w:tblPr>
        <w:tblStyle w:val="a3"/>
        <w:tblW w:w="9016" w:type="dxa"/>
        <w:tblBorders>
          <w:top w:val="nil"/>
          <w:left w:val="nil"/>
          <w:bottom w:val="nil"/>
          <w:right w:val="nil"/>
          <w:insideH w:val="nil"/>
          <w:insideV w:val="nil"/>
        </w:tblBorders>
        <w:tblLayout w:type="fixed"/>
        <w:tblLook w:val="0400" w:firstRow="0" w:lastRow="0" w:firstColumn="0" w:lastColumn="0" w:noHBand="0" w:noVBand="1"/>
      </w:tblPr>
      <w:tblGrid>
        <w:gridCol w:w="3261"/>
        <w:gridCol w:w="2494"/>
        <w:gridCol w:w="3261"/>
      </w:tblGrid>
      <w:tr w:rsidR="00DE16A2" w:rsidRPr="00183DD1" w14:paraId="02AF325F" w14:textId="77777777">
        <w:tc>
          <w:tcPr>
            <w:tcW w:w="9016" w:type="dxa"/>
            <w:gridSpan w:val="3"/>
          </w:tcPr>
          <w:p w14:paraId="00000002" w14:textId="77777777" w:rsidR="00DE16A2" w:rsidRPr="00183DD1" w:rsidRDefault="00DE16A2"/>
          <w:p w14:paraId="00000003" w14:textId="77777777" w:rsidR="00DE16A2" w:rsidRPr="00183DD1" w:rsidRDefault="00DE16A2"/>
          <w:p w14:paraId="00000004" w14:textId="77777777" w:rsidR="00DE16A2" w:rsidRPr="00183DD1" w:rsidRDefault="00DE16A2"/>
          <w:p w14:paraId="00000005" w14:textId="77777777" w:rsidR="00DE16A2" w:rsidRPr="00183DD1" w:rsidRDefault="00DE16A2"/>
          <w:p w14:paraId="00000006" w14:textId="7AD5B82B" w:rsidR="00DE16A2" w:rsidRPr="00183DD1" w:rsidRDefault="00137366">
            <w:pPr>
              <w:jc w:val="center"/>
              <w:rPr>
                <w:b/>
                <w:bCs/>
                <w:sz w:val="32"/>
                <w:szCs w:val="32"/>
              </w:rPr>
            </w:pPr>
            <w:r w:rsidRPr="00183DD1">
              <w:rPr>
                <w:b/>
                <w:bCs/>
                <w:sz w:val="32"/>
                <w:szCs w:val="32"/>
              </w:rPr>
              <w:t>BWI</w:t>
            </w:r>
            <w:ins w:id="0" w:author="Marone Moolman" w:date="2026-03-13T06:53:00Z" w16du:dateUtc="2026-03-13T04:53:00Z">
              <w:r w:rsidR="007D66D2">
                <w:rPr>
                  <w:b/>
                  <w:bCs/>
                  <w:sz w:val="32"/>
                  <w:szCs w:val="32"/>
                </w:rPr>
                <w:t>M815</w:t>
              </w:r>
            </w:ins>
            <w:r w:rsidRPr="00183DD1">
              <w:rPr>
                <w:b/>
                <w:bCs/>
                <w:sz w:val="32"/>
                <w:szCs w:val="32"/>
              </w:rPr>
              <w:t xml:space="preserve">: Industry Integration </w:t>
            </w:r>
            <w:ins w:id="1" w:author="Marone Moolman" w:date="2026-03-13T06:53:00Z" w16du:dateUtc="2026-03-13T04:53:00Z">
              <w:r w:rsidR="007D66D2">
                <w:rPr>
                  <w:b/>
                  <w:bCs/>
                  <w:sz w:val="32"/>
                  <w:szCs w:val="32"/>
                </w:rPr>
                <w:t>Methodology</w:t>
              </w:r>
            </w:ins>
            <w:r w:rsidRPr="00183DD1">
              <w:rPr>
                <w:b/>
                <w:bCs/>
                <w:sz w:val="32"/>
                <w:szCs w:val="32"/>
              </w:rPr>
              <w:t>- 2026</w:t>
            </w:r>
          </w:p>
          <w:p w14:paraId="00000007" w14:textId="77777777" w:rsidR="00DE16A2" w:rsidRPr="00183DD1" w:rsidRDefault="00DE16A2">
            <w:pPr>
              <w:jc w:val="center"/>
            </w:pPr>
          </w:p>
        </w:tc>
      </w:tr>
      <w:tr w:rsidR="00DE16A2" w:rsidRPr="00183DD1" w14:paraId="162C22D5" w14:textId="77777777">
        <w:tc>
          <w:tcPr>
            <w:tcW w:w="9016" w:type="dxa"/>
            <w:gridSpan w:val="3"/>
          </w:tcPr>
          <w:p w14:paraId="0000000A" w14:textId="77777777" w:rsidR="00DE16A2" w:rsidRPr="00183DD1" w:rsidRDefault="00137366">
            <w:pPr>
              <w:jc w:val="center"/>
              <w:rPr>
                <w:b/>
                <w:bCs/>
                <w:sz w:val="48"/>
                <w:szCs w:val="48"/>
              </w:rPr>
            </w:pPr>
            <w:r w:rsidRPr="00183DD1">
              <w:rPr>
                <w:b/>
                <w:bCs/>
                <w:sz w:val="48"/>
                <w:szCs w:val="48"/>
              </w:rPr>
              <w:t>Project Proposal</w:t>
            </w:r>
          </w:p>
          <w:p w14:paraId="0000000B" w14:textId="77777777" w:rsidR="00DE16A2" w:rsidRPr="00183DD1" w:rsidRDefault="00DE16A2">
            <w:pPr>
              <w:jc w:val="center"/>
            </w:pPr>
          </w:p>
        </w:tc>
      </w:tr>
      <w:tr w:rsidR="00DE16A2" w:rsidRPr="00183DD1" w14:paraId="36410153" w14:textId="77777777">
        <w:tc>
          <w:tcPr>
            <w:tcW w:w="9016" w:type="dxa"/>
            <w:gridSpan w:val="3"/>
          </w:tcPr>
          <w:p w14:paraId="0000000E" w14:textId="51580F63" w:rsidR="00DE16A2" w:rsidRPr="00183DD1" w:rsidRDefault="00137366">
            <w:pPr>
              <w:pStyle w:val="Title"/>
              <w:jc w:val="center"/>
              <w:rPr>
                <w:b/>
                <w:bCs/>
              </w:rPr>
            </w:pPr>
            <w:r w:rsidRPr="00183DD1">
              <w:rPr>
                <w:b/>
                <w:bCs/>
              </w:rPr>
              <w:t>What drives the ZAR/USD exchange rate (2026)</w:t>
            </w:r>
          </w:p>
          <w:p w14:paraId="0000000F" w14:textId="77777777" w:rsidR="00DE16A2" w:rsidRPr="00183DD1" w:rsidRDefault="00DE16A2"/>
          <w:p w14:paraId="00000010" w14:textId="77777777" w:rsidR="00DE16A2" w:rsidRPr="00183DD1" w:rsidRDefault="00DE16A2"/>
          <w:p w14:paraId="00000011" w14:textId="77777777" w:rsidR="00DE16A2" w:rsidRPr="00183DD1" w:rsidRDefault="00DE16A2">
            <w:pPr>
              <w:jc w:val="center"/>
            </w:pPr>
          </w:p>
        </w:tc>
      </w:tr>
      <w:tr w:rsidR="00DE16A2" w:rsidRPr="00183DD1" w14:paraId="76DCA39E" w14:textId="77777777">
        <w:tc>
          <w:tcPr>
            <w:tcW w:w="9016" w:type="dxa"/>
            <w:gridSpan w:val="3"/>
          </w:tcPr>
          <w:p w14:paraId="00000014" w14:textId="77777777" w:rsidR="00DE16A2" w:rsidRPr="00183DD1" w:rsidRDefault="00DE16A2">
            <w:pPr>
              <w:jc w:val="center"/>
            </w:pPr>
          </w:p>
          <w:p w14:paraId="00000015" w14:textId="77777777" w:rsidR="00DE16A2" w:rsidRPr="00183DD1" w:rsidRDefault="00DE16A2">
            <w:pPr>
              <w:jc w:val="center"/>
            </w:pPr>
          </w:p>
          <w:p w14:paraId="00000016" w14:textId="77777777" w:rsidR="00DE16A2" w:rsidRPr="00183DD1" w:rsidRDefault="00DE16A2">
            <w:pPr>
              <w:jc w:val="center"/>
            </w:pPr>
          </w:p>
          <w:p w14:paraId="00000017" w14:textId="77777777" w:rsidR="00DE16A2" w:rsidRPr="00183DD1" w:rsidRDefault="00DE16A2">
            <w:pPr>
              <w:jc w:val="center"/>
            </w:pPr>
          </w:p>
          <w:p w14:paraId="00000018" w14:textId="77777777" w:rsidR="00DE16A2" w:rsidRPr="00183DD1" w:rsidRDefault="00DE16A2">
            <w:pPr>
              <w:jc w:val="center"/>
            </w:pPr>
          </w:p>
          <w:p w14:paraId="00000019" w14:textId="77777777" w:rsidR="00DE16A2" w:rsidRPr="00183DD1" w:rsidRDefault="00DE16A2">
            <w:pPr>
              <w:jc w:val="center"/>
            </w:pPr>
          </w:p>
        </w:tc>
      </w:tr>
      <w:tr w:rsidR="00DE16A2" w:rsidRPr="00183DD1" w14:paraId="097DD5C5" w14:textId="77777777">
        <w:tc>
          <w:tcPr>
            <w:tcW w:w="9016" w:type="dxa"/>
            <w:gridSpan w:val="3"/>
          </w:tcPr>
          <w:p w14:paraId="0000001C" w14:textId="77777777" w:rsidR="00DE16A2" w:rsidRPr="00183DD1" w:rsidRDefault="00DE16A2">
            <w:pPr>
              <w:jc w:val="center"/>
            </w:pPr>
          </w:p>
        </w:tc>
      </w:tr>
      <w:tr w:rsidR="00DE16A2" w:rsidRPr="00183DD1" w14:paraId="3B7E934D" w14:textId="77777777">
        <w:tc>
          <w:tcPr>
            <w:tcW w:w="3261" w:type="dxa"/>
          </w:tcPr>
          <w:p w14:paraId="0000001F" w14:textId="77777777" w:rsidR="00DE16A2" w:rsidRPr="00183DD1" w:rsidRDefault="00137366">
            <w:pPr>
              <w:jc w:val="left"/>
              <w:rPr>
                <w:b/>
                <w:bCs/>
                <w:sz w:val="32"/>
                <w:szCs w:val="32"/>
              </w:rPr>
            </w:pPr>
            <w:r w:rsidRPr="00183DD1">
              <w:rPr>
                <w:b/>
                <w:bCs/>
                <w:sz w:val="32"/>
                <w:szCs w:val="32"/>
              </w:rPr>
              <w:t>Prepared by</w:t>
            </w:r>
          </w:p>
        </w:tc>
        <w:tc>
          <w:tcPr>
            <w:tcW w:w="5755" w:type="dxa"/>
            <w:gridSpan w:val="2"/>
          </w:tcPr>
          <w:p w14:paraId="00000020" w14:textId="77777777" w:rsidR="00DE16A2" w:rsidRPr="00183DD1" w:rsidRDefault="00137366">
            <w:pPr>
              <w:jc w:val="left"/>
              <w:rPr>
                <w:sz w:val="28"/>
                <w:szCs w:val="28"/>
              </w:rPr>
            </w:pPr>
            <w:r w:rsidRPr="00183DD1">
              <w:rPr>
                <w:sz w:val="28"/>
                <w:szCs w:val="28"/>
              </w:rPr>
              <w:t>SPT</w:t>
            </w:r>
          </w:p>
        </w:tc>
      </w:tr>
      <w:tr w:rsidR="00DE16A2" w:rsidRPr="00183DD1" w14:paraId="01E5B550" w14:textId="77777777">
        <w:tc>
          <w:tcPr>
            <w:tcW w:w="3261" w:type="dxa"/>
          </w:tcPr>
          <w:p w14:paraId="00000022" w14:textId="77777777" w:rsidR="00DE16A2" w:rsidRPr="00183DD1" w:rsidRDefault="00137366">
            <w:pPr>
              <w:jc w:val="left"/>
              <w:rPr>
                <w:b/>
                <w:bCs/>
                <w:sz w:val="32"/>
                <w:szCs w:val="32"/>
              </w:rPr>
            </w:pPr>
            <w:r w:rsidRPr="00183DD1">
              <w:rPr>
                <w:b/>
                <w:bCs/>
                <w:sz w:val="32"/>
                <w:szCs w:val="32"/>
              </w:rPr>
              <w:t>Date</w:t>
            </w:r>
          </w:p>
        </w:tc>
        <w:tc>
          <w:tcPr>
            <w:tcW w:w="5755" w:type="dxa"/>
            <w:gridSpan w:val="2"/>
          </w:tcPr>
          <w:p w14:paraId="00000023" w14:textId="77777777" w:rsidR="00DE16A2" w:rsidRPr="00183DD1" w:rsidRDefault="00137366">
            <w:pPr>
              <w:jc w:val="left"/>
              <w:rPr>
                <w:sz w:val="28"/>
                <w:szCs w:val="28"/>
              </w:rPr>
            </w:pPr>
            <w:r w:rsidRPr="00183DD1">
              <w:rPr>
                <w:sz w:val="28"/>
                <w:szCs w:val="28"/>
              </w:rPr>
              <w:t>13 March 2026</w:t>
            </w:r>
          </w:p>
        </w:tc>
      </w:tr>
      <w:tr w:rsidR="00DE16A2" w:rsidRPr="00183DD1" w14:paraId="64696459" w14:textId="77777777">
        <w:tc>
          <w:tcPr>
            <w:tcW w:w="9016" w:type="dxa"/>
            <w:gridSpan w:val="3"/>
          </w:tcPr>
          <w:p w14:paraId="00000025" w14:textId="77777777" w:rsidR="00DE16A2" w:rsidRPr="00183DD1" w:rsidRDefault="00DE16A2">
            <w:pPr>
              <w:jc w:val="left"/>
              <w:rPr>
                <w:b/>
                <w:bCs/>
                <w:sz w:val="32"/>
                <w:szCs w:val="32"/>
              </w:rPr>
            </w:pPr>
          </w:p>
        </w:tc>
      </w:tr>
      <w:tr w:rsidR="00DE16A2" w:rsidRPr="00183DD1" w14:paraId="3A3BA392" w14:textId="77777777">
        <w:tc>
          <w:tcPr>
            <w:tcW w:w="3261" w:type="dxa"/>
          </w:tcPr>
          <w:p w14:paraId="00000028" w14:textId="77777777" w:rsidR="00DE16A2" w:rsidRPr="00183DD1" w:rsidRDefault="00137366">
            <w:pPr>
              <w:jc w:val="left"/>
              <w:rPr>
                <w:b/>
                <w:bCs/>
                <w:sz w:val="32"/>
                <w:szCs w:val="32"/>
              </w:rPr>
            </w:pPr>
            <w:r w:rsidRPr="00183DD1">
              <w:rPr>
                <w:b/>
                <w:bCs/>
                <w:sz w:val="32"/>
                <w:szCs w:val="32"/>
              </w:rPr>
              <w:t>Client</w:t>
            </w:r>
          </w:p>
        </w:tc>
        <w:tc>
          <w:tcPr>
            <w:tcW w:w="5755" w:type="dxa"/>
            <w:gridSpan w:val="2"/>
          </w:tcPr>
          <w:p w14:paraId="00000029" w14:textId="77777777" w:rsidR="00DE16A2" w:rsidRPr="00183DD1" w:rsidRDefault="00137366">
            <w:pPr>
              <w:jc w:val="left"/>
              <w:rPr>
                <w:sz w:val="32"/>
                <w:szCs w:val="32"/>
              </w:rPr>
            </w:pPr>
            <w:r w:rsidRPr="00183DD1">
              <w:rPr>
                <w:sz w:val="32"/>
                <w:szCs w:val="32"/>
              </w:rPr>
              <w:t>Prof Waldo Krugell</w:t>
            </w:r>
          </w:p>
        </w:tc>
      </w:tr>
      <w:tr w:rsidR="00DE16A2" w:rsidRPr="00183DD1" w14:paraId="1CFEDE79" w14:textId="77777777">
        <w:tc>
          <w:tcPr>
            <w:tcW w:w="3261" w:type="dxa"/>
          </w:tcPr>
          <w:p w14:paraId="0000002B" w14:textId="77777777" w:rsidR="00DE16A2" w:rsidRPr="00183DD1" w:rsidRDefault="00137366">
            <w:pPr>
              <w:jc w:val="left"/>
              <w:rPr>
                <w:b/>
                <w:bCs/>
                <w:sz w:val="32"/>
                <w:szCs w:val="32"/>
              </w:rPr>
            </w:pPr>
            <w:r w:rsidRPr="00183DD1">
              <w:rPr>
                <w:b/>
                <w:bCs/>
                <w:sz w:val="32"/>
                <w:szCs w:val="32"/>
              </w:rPr>
              <w:t>Project Team</w:t>
            </w:r>
          </w:p>
        </w:tc>
        <w:tc>
          <w:tcPr>
            <w:tcW w:w="5755" w:type="dxa"/>
            <w:gridSpan w:val="2"/>
          </w:tcPr>
          <w:p w14:paraId="0000002C" w14:textId="77777777" w:rsidR="00DE16A2" w:rsidRPr="00183DD1" w:rsidRDefault="00137366">
            <w:pPr>
              <w:jc w:val="left"/>
              <w:rPr>
                <w:sz w:val="32"/>
                <w:szCs w:val="32"/>
              </w:rPr>
            </w:pPr>
            <w:r w:rsidRPr="00183DD1">
              <w:rPr>
                <w:sz w:val="32"/>
                <w:szCs w:val="32"/>
              </w:rPr>
              <w:t>Ms Michelle Le Roux</w:t>
            </w:r>
          </w:p>
          <w:p w14:paraId="0000002D" w14:textId="77777777" w:rsidR="00DE16A2" w:rsidRPr="00183DD1" w:rsidRDefault="00137366">
            <w:pPr>
              <w:jc w:val="left"/>
              <w:rPr>
                <w:sz w:val="32"/>
                <w:szCs w:val="32"/>
              </w:rPr>
            </w:pPr>
            <w:r w:rsidRPr="00183DD1">
              <w:rPr>
                <w:sz w:val="32"/>
                <w:szCs w:val="32"/>
              </w:rPr>
              <w:t>Ms Maroné Moolman</w:t>
            </w:r>
          </w:p>
          <w:p w14:paraId="0000002E" w14:textId="77777777" w:rsidR="00DE16A2" w:rsidRPr="00183DD1" w:rsidRDefault="00137366">
            <w:pPr>
              <w:jc w:val="left"/>
              <w:rPr>
                <w:sz w:val="32"/>
                <w:szCs w:val="32"/>
              </w:rPr>
            </w:pPr>
            <w:r w:rsidRPr="00183DD1">
              <w:rPr>
                <w:sz w:val="32"/>
                <w:szCs w:val="32"/>
              </w:rPr>
              <w:t>Mr Shahil Mathapershad</w:t>
            </w:r>
          </w:p>
        </w:tc>
      </w:tr>
      <w:tr w:rsidR="00DE16A2" w:rsidRPr="00183DD1" w14:paraId="78A997E7" w14:textId="77777777">
        <w:tc>
          <w:tcPr>
            <w:tcW w:w="3261" w:type="dxa"/>
          </w:tcPr>
          <w:p w14:paraId="00000030" w14:textId="77777777" w:rsidR="00DE16A2" w:rsidRPr="00183DD1" w:rsidRDefault="00137366">
            <w:pPr>
              <w:jc w:val="left"/>
              <w:rPr>
                <w:b/>
                <w:bCs/>
                <w:sz w:val="32"/>
                <w:szCs w:val="32"/>
              </w:rPr>
            </w:pPr>
            <w:r w:rsidRPr="00183DD1">
              <w:rPr>
                <w:b/>
                <w:bCs/>
                <w:sz w:val="32"/>
                <w:szCs w:val="32"/>
              </w:rPr>
              <w:t>Project Supervisor</w:t>
            </w:r>
          </w:p>
        </w:tc>
        <w:tc>
          <w:tcPr>
            <w:tcW w:w="5755" w:type="dxa"/>
            <w:gridSpan w:val="2"/>
          </w:tcPr>
          <w:p w14:paraId="00000031" w14:textId="77777777" w:rsidR="00DE16A2" w:rsidRPr="00183DD1" w:rsidRDefault="00137366">
            <w:pPr>
              <w:jc w:val="left"/>
              <w:rPr>
                <w:sz w:val="32"/>
                <w:szCs w:val="32"/>
              </w:rPr>
            </w:pPr>
            <w:r w:rsidRPr="00183DD1">
              <w:rPr>
                <w:sz w:val="32"/>
                <w:szCs w:val="32"/>
              </w:rPr>
              <w:t>Ms Anke Steyn</w:t>
            </w:r>
          </w:p>
        </w:tc>
      </w:tr>
      <w:tr w:rsidR="00DE16A2" w:rsidRPr="00183DD1" w14:paraId="1D3571DB" w14:textId="77777777">
        <w:trPr>
          <w:gridAfter w:val="1"/>
          <w:wAfter w:w="3261" w:type="dxa"/>
        </w:trPr>
        <w:tc>
          <w:tcPr>
            <w:tcW w:w="5755" w:type="dxa"/>
            <w:gridSpan w:val="2"/>
          </w:tcPr>
          <w:p w14:paraId="00000033" w14:textId="77777777" w:rsidR="00DE16A2" w:rsidRPr="00183DD1" w:rsidRDefault="00137366">
            <w:pPr>
              <w:jc w:val="left"/>
              <w:rPr>
                <w:sz w:val="32"/>
                <w:szCs w:val="32"/>
              </w:rPr>
            </w:pPr>
            <w:r w:rsidRPr="00183DD1">
              <w:rPr>
                <w:sz w:val="32"/>
                <w:szCs w:val="32"/>
              </w:rPr>
              <w:t xml:space="preserve"> </w:t>
            </w:r>
          </w:p>
        </w:tc>
      </w:tr>
    </w:tbl>
    <w:p w14:paraId="00000035" w14:textId="77777777" w:rsidR="00DE16A2" w:rsidRPr="00183DD1" w:rsidRDefault="00DE16A2">
      <w:pPr>
        <w:jc w:val="center"/>
      </w:pPr>
    </w:p>
    <w:p w14:paraId="00000036" w14:textId="77777777" w:rsidR="00DE16A2" w:rsidRPr="00183DD1" w:rsidRDefault="00137366">
      <w:pPr>
        <w:spacing w:line="259" w:lineRule="auto"/>
        <w:jc w:val="left"/>
      </w:pPr>
      <w:r w:rsidRPr="00183DD1">
        <w:br w:type="page"/>
      </w:r>
    </w:p>
    <w:p w14:paraId="00000037" w14:textId="77777777" w:rsidR="00DE16A2" w:rsidRPr="00183DD1" w:rsidRDefault="00137366">
      <w:pPr>
        <w:jc w:val="center"/>
        <w:rPr>
          <w:b/>
          <w:bCs/>
          <w:sz w:val="32"/>
          <w:szCs w:val="32"/>
        </w:rPr>
      </w:pPr>
      <w:r w:rsidRPr="00183DD1">
        <w:rPr>
          <w:b/>
          <w:bCs/>
          <w:sz w:val="32"/>
          <w:szCs w:val="32"/>
        </w:rPr>
        <w:lastRenderedPageBreak/>
        <w:t>TITLE PAGE</w:t>
      </w:r>
    </w:p>
    <w:tbl>
      <w:tblPr>
        <w:tblStyle w:val="a4"/>
        <w:tblW w:w="9016" w:type="dxa"/>
        <w:tblBorders>
          <w:top w:val="nil"/>
          <w:left w:val="nil"/>
          <w:bottom w:val="nil"/>
          <w:right w:val="nil"/>
          <w:insideH w:val="nil"/>
          <w:insideV w:val="nil"/>
        </w:tblBorders>
        <w:tblLayout w:type="fixed"/>
        <w:tblLook w:val="0400" w:firstRow="0" w:lastRow="0" w:firstColumn="0" w:lastColumn="0" w:noHBand="0" w:noVBand="1"/>
      </w:tblPr>
      <w:tblGrid>
        <w:gridCol w:w="2977"/>
        <w:gridCol w:w="6039"/>
      </w:tblGrid>
      <w:tr w:rsidR="00DE16A2" w:rsidRPr="00183DD1" w14:paraId="265D98A1" w14:textId="77777777">
        <w:tc>
          <w:tcPr>
            <w:tcW w:w="2977" w:type="dxa"/>
          </w:tcPr>
          <w:p w14:paraId="00000038" w14:textId="77777777" w:rsidR="00DE16A2" w:rsidRPr="00183DD1" w:rsidRDefault="00137366">
            <w:pPr>
              <w:spacing w:before="240" w:line="259" w:lineRule="auto"/>
              <w:jc w:val="left"/>
              <w:rPr>
                <w:b/>
                <w:bCs/>
              </w:rPr>
            </w:pPr>
            <w:r w:rsidRPr="00183DD1">
              <w:rPr>
                <w:b/>
                <w:bCs/>
              </w:rPr>
              <w:t>TITLE:</w:t>
            </w:r>
          </w:p>
        </w:tc>
        <w:tc>
          <w:tcPr>
            <w:tcW w:w="6039" w:type="dxa"/>
          </w:tcPr>
          <w:p w14:paraId="00000039" w14:textId="63D34092" w:rsidR="00DE16A2" w:rsidRPr="00183DD1" w:rsidRDefault="00137366">
            <w:pPr>
              <w:spacing w:before="240" w:line="259" w:lineRule="auto"/>
              <w:jc w:val="left"/>
            </w:pPr>
            <w:r w:rsidRPr="00183DD1">
              <w:t>What drives the ZAR/USD exchange rate</w:t>
            </w:r>
            <w:r w:rsidR="00D92CCE">
              <w:t xml:space="preserve"> (2026)</w:t>
            </w:r>
          </w:p>
        </w:tc>
      </w:tr>
      <w:tr w:rsidR="00DE16A2" w:rsidRPr="00183DD1" w14:paraId="6FB5298F" w14:textId="77777777">
        <w:tc>
          <w:tcPr>
            <w:tcW w:w="2977" w:type="dxa"/>
          </w:tcPr>
          <w:p w14:paraId="0000003A" w14:textId="77777777" w:rsidR="00DE16A2" w:rsidRPr="00183DD1" w:rsidRDefault="00137366">
            <w:pPr>
              <w:spacing w:before="240" w:line="259" w:lineRule="auto"/>
              <w:jc w:val="left"/>
              <w:rPr>
                <w:b/>
                <w:bCs/>
              </w:rPr>
            </w:pPr>
            <w:r w:rsidRPr="00183DD1">
              <w:rPr>
                <w:b/>
                <w:bCs/>
              </w:rPr>
              <w:t>CLIENT SPONSOR:</w:t>
            </w:r>
          </w:p>
        </w:tc>
        <w:tc>
          <w:tcPr>
            <w:tcW w:w="6039" w:type="dxa"/>
          </w:tcPr>
          <w:p w14:paraId="0000003B" w14:textId="77777777" w:rsidR="00DE16A2" w:rsidRPr="00183DD1" w:rsidRDefault="00137366">
            <w:pPr>
              <w:spacing w:before="240" w:line="259" w:lineRule="auto"/>
              <w:jc w:val="left"/>
            </w:pPr>
            <w:r w:rsidRPr="00183DD1">
              <w:t>Prof Waldo Krugell</w:t>
            </w:r>
          </w:p>
        </w:tc>
      </w:tr>
      <w:tr w:rsidR="00DE16A2" w:rsidRPr="00183DD1" w14:paraId="14084152" w14:textId="77777777">
        <w:tc>
          <w:tcPr>
            <w:tcW w:w="2977" w:type="dxa"/>
          </w:tcPr>
          <w:p w14:paraId="0000003C" w14:textId="77777777" w:rsidR="00DE16A2" w:rsidRPr="00183DD1" w:rsidRDefault="00137366">
            <w:pPr>
              <w:spacing w:before="240" w:line="259" w:lineRule="auto"/>
              <w:jc w:val="left"/>
              <w:rPr>
                <w:b/>
                <w:bCs/>
              </w:rPr>
            </w:pPr>
            <w:del w:id="2" w:author="Michelle Le Roux" w:date="2026-03-13T10:17:00Z" w16du:dateUtc="2026-03-13T08:17:00Z">
              <w:r w:rsidRPr="00183DD1" w:rsidDel="003745A1">
                <w:rPr>
                  <w:b/>
                  <w:bCs/>
                </w:rPr>
                <w:delText xml:space="preserve">  </w:delText>
              </w:r>
            </w:del>
            <w:r w:rsidRPr="00183DD1">
              <w:rPr>
                <w:b/>
                <w:bCs/>
              </w:rPr>
              <w:t>SYNOPSIS:</w:t>
            </w:r>
          </w:p>
        </w:tc>
        <w:tc>
          <w:tcPr>
            <w:tcW w:w="6039" w:type="dxa"/>
          </w:tcPr>
          <w:p w14:paraId="0000003D" w14:textId="5DA57EEB" w:rsidR="00DE16A2" w:rsidRPr="007D66D2" w:rsidRDefault="007D66D2">
            <w:pPr>
              <w:spacing w:before="240" w:line="259" w:lineRule="auto"/>
              <w:jc w:val="left"/>
            </w:pPr>
            <w:r w:rsidRPr="007D66D2">
              <w:t>This project aims to develop an interpretable model for forecasting the monthly ZAR/USD exchange rate by analysing the key drivers of the ZAR and USD.</w:t>
            </w:r>
          </w:p>
        </w:tc>
      </w:tr>
      <w:tr w:rsidR="00DE16A2" w:rsidRPr="00183DD1" w14:paraId="1BBEAFB2" w14:textId="77777777">
        <w:tc>
          <w:tcPr>
            <w:tcW w:w="2977" w:type="dxa"/>
          </w:tcPr>
          <w:p w14:paraId="0000003E" w14:textId="77777777" w:rsidR="00DE16A2" w:rsidRPr="00183DD1" w:rsidRDefault="00137366">
            <w:pPr>
              <w:spacing w:before="240" w:line="259" w:lineRule="auto"/>
              <w:jc w:val="left"/>
              <w:rPr>
                <w:b/>
                <w:bCs/>
              </w:rPr>
            </w:pPr>
            <w:r w:rsidRPr="00183DD1">
              <w:rPr>
                <w:b/>
                <w:bCs/>
              </w:rPr>
              <w:t>PREPARED BY:</w:t>
            </w:r>
          </w:p>
        </w:tc>
        <w:tc>
          <w:tcPr>
            <w:tcW w:w="6039" w:type="dxa"/>
          </w:tcPr>
          <w:p w14:paraId="0000003F" w14:textId="77777777" w:rsidR="00DE16A2" w:rsidRPr="00183DD1" w:rsidRDefault="00137366">
            <w:pPr>
              <w:spacing w:before="240" w:line="259" w:lineRule="auto"/>
              <w:jc w:val="left"/>
            </w:pPr>
            <w:r w:rsidRPr="00183DD1">
              <w:t>SPT</w:t>
            </w:r>
          </w:p>
        </w:tc>
      </w:tr>
      <w:tr w:rsidR="00DE16A2" w:rsidRPr="00183DD1" w14:paraId="7D670F62" w14:textId="77777777">
        <w:tc>
          <w:tcPr>
            <w:tcW w:w="2977" w:type="dxa"/>
          </w:tcPr>
          <w:p w14:paraId="00000040" w14:textId="77777777" w:rsidR="00DE16A2" w:rsidRPr="00183DD1" w:rsidRDefault="00137366">
            <w:pPr>
              <w:spacing w:before="240" w:line="259" w:lineRule="auto"/>
              <w:jc w:val="left"/>
              <w:rPr>
                <w:b/>
                <w:bCs/>
              </w:rPr>
            </w:pPr>
            <w:r w:rsidRPr="00183DD1">
              <w:rPr>
                <w:b/>
                <w:bCs/>
              </w:rPr>
              <w:t>DATE:</w:t>
            </w:r>
          </w:p>
        </w:tc>
        <w:tc>
          <w:tcPr>
            <w:tcW w:w="6039" w:type="dxa"/>
          </w:tcPr>
          <w:p w14:paraId="00000041" w14:textId="77777777" w:rsidR="00DE16A2" w:rsidRPr="00183DD1" w:rsidRDefault="00137366">
            <w:pPr>
              <w:spacing w:before="240" w:line="259" w:lineRule="auto"/>
              <w:jc w:val="left"/>
            </w:pPr>
            <w:r w:rsidRPr="00183DD1">
              <w:t>13 March 2026</w:t>
            </w:r>
          </w:p>
        </w:tc>
      </w:tr>
      <w:tr w:rsidR="00DE16A2" w:rsidRPr="00183DD1" w14:paraId="75C62CFE" w14:textId="77777777">
        <w:tc>
          <w:tcPr>
            <w:tcW w:w="2977" w:type="dxa"/>
          </w:tcPr>
          <w:p w14:paraId="00000042" w14:textId="77777777" w:rsidR="00DE16A2" w:rsidRPr="00183DD1" w:rsidRDefault="00137366">
            <w:pPr>
              <w:spacing w:before="240" w:line="259" w:lineRule="auto"/>
              <w:jc w:val="left"/>
              <w:rPr>
                <w:b/>
                <w:bCs/>
              </w:rPr>
            </w:pPr>
            <w:r w:rsidRPr="00183DD1">
              <w:rPr>
                <w:b/>
                <w:bCs/>
              </w:rPr>
              <w:t>COURSE:</w:t>
            </w:r>
          </w:p>
        </w:tc>
        <w:tc>
          <w:tcPr>
            <w:tcW w:w="6039" w:type="dxa"/>
          </w:tcPr>
          <w:p w14:paraId="00000043" w14:textId="77777777" w:rsidR="00DE16A2" w:rsidRPr="00183DD1" w:rsidRDefault="00137366">
            <w:pPr>
              <w:spacing w:before="240" w:line="259" w:lineRule="auto"/>
              <w:jc w:val="left"/>
            </w:pPr>
            <w:r w:rsidRPr="00183DD1">
              <w:t xml:space="preserve">BWIM815: Industry Integrated Project </w:t>
            </w:r>
          </w:p>
        </w:tc>
      </w:tr>
      <w:tr w:rsidR="00DE16A2" w:rsidRPr="00183DD1" w14:paraId="4EB8F8FE" w14:textId="77777777">
        <w:tc>
          <w:tcPr>
            <w:tcW w:w="2977" w:type="dxa"/>
          </w:tcPr>
          <w:p w14:paraId="00000044" w14:textId="77777777" w:rsidR="00DE16A2" w:rsidRPr="00183DD1" w:rsidRDefault="00137366">
            <w:pPr>
              <w:spacing w:before="240" w:line="259" w:lineRule="auto"/>
              <w:jc w:val="left"/>
              <w:rPr>
                <w:b/>
                <w:bCs/>
              </w:rPr>
            </w:pPr>
            <w:r w:rsidRPr="00183DD1">
              <w:rPr>
                <w:b/>
                <w:bCs/>
              </w:rPr>
              <w:t>STUDENT PROJECT TEAM:</w:t>
            </w:r>
          </w:p>
        </w:tc>
        <w:tc>
          <w:tcPr>
            <w:tcW w:w="6039" w:type="dxa"/>
          </w:tcPr>
          <w:p w14:paraId="00000045" w14:textId="4FB28B23" w:rsidR="00DE16A2" w:rsidRPr="00183DD1" w:rsidRDefault="00137366">
            <w:pPr>
              <w:spacing w:before="240" w:line="259" w:lineRule="auto"/>
              <w:jc w:val="left"/>
            </w:pPr>
            <w:r w:rsidRPr="00183DD1">
              <w:t>Ms Michelle Le Roux</w:t>
            </w:r>
            <w:r w:rsidRPr="00183DD1">
              <w:br/>
              <w:t>Ms Maroné Moolman</w:t>
            </w:r>
            <w:r w:rsidRPr="00183DD1">
              <w:br/>
              <w:t>Mr Shahil Mathapers</w:t>
            </w:r>
            <w:r w:rsidR="001D239D">
              <w:t>h</w:t>
            </w:r>
            <w:r w:rsidRPr="00183DD1">
              <w:t xml:space="preserve">ad </w:t>
            </w:r>
          </w:p>
        </w:tc>
      </w:tr>
      <w:tr w:rsidR="00DE16A2" w:rsidRPr="00183DD1" w14:paraId="293517B2" w14:textId="77777777">
        <w:tc>
          <w:tcPr>
            <w:tcW w:w="2977" w:type="dxa"/>
          </w:tcPr>
          <w:p w14:paraId="00000046" w14:textId="77777777" w:rsidR="00DE16A2" w:rsidRPr="00183DD1" w:rsidRDefault="00137366">
            <w:pPr>
              <w:spacing w:before="240" w:line="259" w:lineRule="auto"/>
              <w:jc w:val="left"/>
              <w:rPr>
                <w:b/>
                <w:bCs/>
              </w:rPr>
            </w:pPr>
            <w:r w:rsidRPr="00183DD1">
              <w:rPr>
                <w:b/>
                <w:bCs/>
              </w:rPr>
              <w:t>ACADEMIC SUPERVISOR:</w:t>
            </w:r>
          </w:p>
        </w:tc>
        <w:tc>
          <w:tcPr>
            <w:tcW w:w="6039" w:type="dxa"/>
          </w:tcPr>
          <w:p w14:paraId="00000047" w14:textId="77777777" w:rsidR="00DE16A2" w:rsidRPr="00183DD1" w:rsidRDefault="00137366">
            <w:pPr>
              <w:spacing w:before="240" w:line="259" w:lineRule="auto"/>
              <w:jc w:val="left"/>
            </w:pPr>
            <w:r w:rsidRPr="00183DD1">
              <w:t xml:space="preserve">Ms Anke Steyn </w:t>
            </w:r>
          </w:p>
        </w:tc>
      </w:tr>
      <w:tr w:rsidR="00DE16A2" w:rsidRPr="00183DD1" w14:paraId="74DABEF5" w14:textId="77777777">
        <w:tc>
          <w:tcPr>
            <w:tcW w:w="2977" w:type="dxa"/>
          </w:tcPr>
          <w:p w14:paraId="00000048" w14:textId="77777777" w:rsidR="00DE16A2" w:rsidRPr="00183DD1" w:rsidRDefault="00137366">
            <w:pPr>
              <w:spacing w:before="240" w:line="259" w:lineRule="auto"/>
              <w:jc w:val="left"/>
              <w:rPr>
                <w:b/>
                <w:bCs/>
                <w:highlight w:val="yellow"/>
              </w:rPr>
            </w:pPr>
            <w:r w:rsidRPr="00AD0460">
              <w:rPr>
                <w:b/>
                <w:bCs/>
              </w:rPr>
              <w:t>DISTRIBUTION:</w:t>
            </w:r>
          </w:p>
        </w:tc>
        <w:tc>
          <w:tcPr>
            <w:tcW w:w="6039" w:type="dxa"/>
          </w:tcPr>
          <w:p w14:paraId="00000049" w14:textId="1FA7C702" w:rsidR="00DE16A2" w:rsidRPr="00AD0460" w:rsidRDefault="00137366">
            <w:pPr>
              <w:spacing w:before="240" w:line="259" w:lineRule="auto"/>
              <w:jc w:val="left"/>
            </w:pPr>
            <w:r w:rsidRPr="00AD0460">
              <w:t>Pro</w:t>
            </w:r>
            <w:r w:rsidR="00AD0460" w:rsidRPr="00AD0460">
              <w:t>f Waldo Krugell</w:t>
            </w:r>
          </w:p>
        </w:tc>
      </w:tr>
    </w:tbl>
    <w:p w14:paraId="0000004C" w14:textId="77777777" w:rsidR="00DE16A2" w:rsidRPr="00183DD1" w:rsidDel="006A66CE" w:rsidRDefault="00DE16A2">
      <w:pPr>
        <w:spacing w:line="259" w:lineRule="auto"/>
        <w:jc w:val="left"/>
        <w:rPr>
          <w:del w:id="3" w:author="Michelle Le Roux" w:date="2026-03-13T10:28:00Z" w16du:dateUtc="2026-03-13T08:28:00Z"/>
        </w:rPr>
      </w:pPr>
    </w:p>
    <w:p w14:paraId="0000004D" w14:textId="77777777" w:rsidR="00DE16A2" w:rsidRPr="00183DD1" w:rsidRDefault="00DE16A2">
      <w:pPr>
        <w:spacing w:line="259" w:lineRule="auto"/>
        <w:jc w:val="left"/>
      </w:pPr>
    </w:p>
    <w:p w14:paraId="0000004E" w14:textId="77777777" w:rsidR="00DE16A2" w:rsidRPr="00183DD1" w:rsidRDefault="00137366">
      <w:pPr>
        <w:spacing w:line="259" w:lineRule="auto"/>
        <w:jc w:val="left"/>
      </w:pPr>
      <w:r w:rsidRPr="00183DD1">
        <w:br w:type="page"/>
      </w:r>
    </w:p>
    <w:p w14:paraId="00000050" w14:textId="2EAA61F8" w:rsidR="00DE16A2" w:rsidRPr="0034749A" w:rsidRDefault="00137366">
      <w:pPr>
        <w:rPr>
          <w:b/>
          <w:bCs/>
          <w:sz w:val="32"/>
          <w:szCs w:val="32"/>
        </w:rPr>
      </w:pPr>
      <w:r w:rsidRPr="00183DD1">
        <w:rPr>
          <w:b/>
          <w:bCs/>
          <w:sz w:val="32"/>
          <w:szCs w:val="32"/>
        </w:rPr>
        <w:lastRenderedPageBreak/>
        <w:t>TABLE OF CONTENTS</w:t>
      </w:r>
    </w:p>
    <w:customXmlInsRangeStart w:id="4" w:author="Michelle Le Roux" w:date="2026-03-26T12:18:00Z"/>
    <w:sdt>
      <w:sdtPr>
        <w:id w:val="-440999505"/>
        <w:docPartObj>
          <w:docPartGallery w:val="Table of Contents"/>
          <w:docPartUnique/>
        </w:docPartObj>
      </w:sdtPr>
      <w:sdtEndPr>
        <w:rPr>
          <w:b/>
          <w:bCs/>
          <w:noProof/>
        </w:rPr>
      </w:sdtEndPr>
      <w:sdtContent>
        <w:customXmlInsRangeEnd w:id="4"/>
        <w:p w14:paraId="70F9243B" w14:textId="53C3B578" w:rsidR="007513C3" w:rsidRDefault="004D4D5E">
          <w:pPr>
            <w:pStyle w:val="TOC1"/>
            <w:tabs>
              <w:tab w:val="right" w:leader="dot" w:pos="9016"/>
            </w:tabs>
            <w:rPr>
              <w:ins w:id="5" w:author="Michelle Le Roux" w:date="2026-03-26T14:22:00Z" w16du:dateUtc="2026-03-26T12:22:00Z"/>
              <w:rFonts w:asciiTheme="minorHAnsi" w:eastAsiaTheme="minorEastAsia" w:hAnsiTheme="minorHAnsi" w:cstheme="minorBidi"/>
              <w:noProof/>
              <w:kern w:val="2"/>
              <w:sz w:val="24"/>
              <w:szCs w:val="24"/>
              <w14:ligatures w14:val="standardContextual"/>
            </w:rPr>
          </w:pPr>
          <w:ins w:id="6" w:author="Michelle Le Roux" w:date="2026-03-26T12:18:00Z" w16du:dateUtc="2026-03-26T10:18:00Z">
            <w:r>
              <w:fldChar w:fldCharType="begin"/>
            </w:r>
            <w:r>
              <w:instrText xml:space="preserve"> TOC \o "1-3" \h \z \u </w:instrText>
            </w:r>
            <w:r>
              <w:fldChar w:fldCharType="separate"/>
            </w:r>
          </w:ins>
          <w:ins w:id="7" w:author="Michelle Le Roux" w:date="2026-03-26T14:22:00Z" w16du:dateUtc="2026-03-26T12:22:00Z">
            <w:r w:rsidR="007513C3" w:rsidRPr="0062518B">
              <w:rPr>
                <w:rStyle w:val="Hyperlink"/>
                <w:noProof/>
              </w:rPr>
              <w:fldChar w:fldCharType="begin"/>
            </w:r>
            <w:r w:rsidR="007513C3" w:rsidRPr="0062518B">
              <w:rPr>
                <w:rStyle w:val="Hyperlink"/>
                <w:noProof/>
              </w:rPr>
              <w:instrText xml:space="preserve"> </w:instrText>
            </w:r>
            <w:r w:rsidR="007513C3">
              <w:rPr>
                <w:noProof/>
              </w:rPr>
              <w:instrText>HYPERLINK \l "_Toc225427337"</w:instrText>
            </w:r>
            <w:r w:rsidR="007513C3" w:rsidRPr="0062518B">
              <w:rPr>
                <w:rStyle w:val="Hyperlink"/>
                <w:noProof/>
              </w:rPr>
              <w:instrText xml:space="preserve"> </w:instrText>
            </w:r>
            <w:r w:rsidR="007513C3" w:rsidRPr="0062518B">
              <w:rPr>
                <w:rStyle w:val="Hyperlink"/>
                <w:noProof/>
              </w:rPr>
            </w:r>
            <w:r w:rsidR="007513C3" w:rsidRPr="0062518B">
              <w:rPr>
                <w:rStyle w:val="Hyperlink"/>
                <w:noProof/>
              </w:rPr>
              <w:fldChar w:fldCharType="separate"/>
            </w:r>
            <w:r w:rsidR="007513C3" w:rsidRPr="0062518B">
              <w:rPr>
                <w:rStyle w:val="Hyperlink"/>
                <w:noProof/>
              </w:rPr>
              <w:t>Executive summary</w:t>
            </w:r>
            <w:r w:rsidR="007513C3">
              <w:rPr>
                <w:noProof/>
                <w:webHidden/>
              </w:rPr>
              <w:tab/>
            </w:r>
            <w:r w:rsidR="007513C3">
              <w:rPr>
                <w:noProof/>
                <w:webHidden/>
              </w:rPr>
              <w:fldChar w:fldCharType="begin"/>
            </w:r>
            <w:r w:rsidR="007513C3">
              <w:rPr>
                <w:noProof/>
                <w:webHidden/>
              </w:rPr>
              <w:instrText xml:space="preserve"> PAGEREF _Toc225427337 \h </w:instrText>
            </w:r>
            <w:r w:rsidR="007513C3">
              <w:rPr>
                <w:noProof/>
                <w:webHidden/>
              </w:rPr>
            </w:r>
            <w:r w:rsidR="007513C3">
              <w:rPr>
                <w:noProof/>
                <w:webHidden/>
              </w:rPr>
              <w:fldChar w:fldCharType="separate"/>
            </w:r>
            <w:r w:rsidR="007513C3">
              <w:rPr>
                <w:noProof/>
                <w:webHidden/>
              </w:rPr>
              <w:t>5</w:t>
            </w:r>
            <w:r w:rsidR="007513C3">
              <w:rPr>
                <w:noProof/>
                <w:webHidden/>
              </w:rPr>
              <w:fldChar w:fldCharType="end"/>
            </w:r>
            <w:r w:rsidR="007513C3" w:rsidRPr="0062518B">
              <w:rPr>
                <w:rStyle w:val="Hyperlink"/>
                <w:noProof/>
              </w:rPr>
              <w:fldChar w:fldCharType="end"/>
            </w:r>
          </w:ins>
        </w:p>
        <w:p w14:paraId="20EFD084" w14:textId="568942DD" w:rsidR="007513C3" w:rsidRDefault="007513C3">
          <w:pPr>
            <w:pStyle w:val="TOC1"/>
            <w:tabs>
              <w:tab w:val="left" w:pos="720"/>
              <w:tab w:val="right" w:leader="dot" w:pos="9016"/>
            </w:tabs>
            <w:rPr>
              <w:ins w:id="8" w:author="Michelle Le Roux" w:date="2026-03-26T14:22:00Z" w16du:dateUtc="2026-03-26T12:22:00Z"/>
              <w:rFonts w:asciiTheme="minorHAnsi" w:eastAsiaTheme="minorEastAsia" w:hAnsiTheme="minorHAnsi" w:cstheme="minorBidi"/>
              <w:noProof/>
              <w:kern w:val="2"/>
              <w:sz w:val="24"/>
              <w:szCs w:val="24"/>
              <w14:ligatures w14:val="standardContextual"/>
            </w:rPr>
          </w:pPr>
          <w:ins w:id="9"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"_Toc225427338"</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1.</w:t>
            </w:r>
            <w:r>
              <w:rPr>
                <w:rFonts w:asciiTheme="minorHAnsi" w:eastAsiaTheme="minorEastAsia" w:hAnsiTheme="minorHAnsi" w:cstheme="minorBidi"/>
                <w:noProof/>
                <w:kern w:val="2"/>
                <w:sz w:val="24"/>
                <w:szCs w:val="24"/>
                <w14:ligatures w14:val="standardContextual"/>
              </w:rPr>
              <w:tab/>
            </w:r>
            <w:r w:rsidRPr="0062518B">
              <w:rPr>
                <w:rStyle w:val="Hyperlink"/>
                <w:noProof/>
              </w:rPr>
              <w:t>Introduction and project concept statement</w:t>
            </w:r>
            <w:r>
              <w:rPr>
                <w:noProof/>
                <w:webHidden/>
              </w:rPr>
              <w:tab/>
            </w:r>
            <w:r>
              <w:rPr>
                <w:noProof/>
                <w:webHidden/>
              </w:rPr>
              <w:fldChar w:fldCharType="begin"/>
            </w:r>
            <w:r>
              <w:rPr>
                <w:noProof/>
                <w:webHidden/>
              </w:rPr>
              <w:instrText xml:space="preserve"> PAGEREF _Toc225427338 \h </w:instrText>
            </w:r>
            <w:r>
              <w:rPr>
                <w:noProof/>
                <w:webHidden/>
              </w:rPr>
            </w:r>
            <w:r>
              <w:rPr>
                <w:noProof/>
                <w:webHidden/>
              </w:rPr>
              <w:fldChar w:fldCharType="separate"/>
            </w:r>
            <w:r>
              <w:rPr>
                <w:noProof/>
                <w:webHidden/>
              </w:rPr>
              <w:t>6</w:t>
            </w:r>
            <w:r>
              <w:rPr>
                <w:noProof/>
                <w:webHidden/>
              </w:rPr>
              <w:fldChar w:fldCharType="end"/>
            </w:r>
            <w:r w:rsidRPr="0062518B">
              <w:rPr>
                <w:rStyle w:val="Hyperlink"/>
                <w:noProof/>
              </w:rPr>
              <w:fldChar w:fldCharType="end"/>
            </w:r>
          </w:ins>
        </w:p>
        <w:p w14:paraId="2B1F0CC7" w14:textId="557D8B7E" w:rsidR="007513C3" w:rsidRDefault="007513C3">
          <w:pPr>
            <w:pStyle w:val="TOC1"/>
            <w:tabs>
              <w:tab w:val="left" w:pos="720"/>
              <w:tab w:val="right" w:leader="dot" w:pos="9016"/>
            </w:tabs>
            <w:rPr>
              <w:ins w:id="10" w:author="Michelle Le Roux" w:date="2026-03-26T14:22:00Z" w16du:dateUtc="2026-03-26T12:22:00Z"/>
              <w:rFonts w:asciiTheme="minorHAnsi" w:eastAsiaTheme="minorEastAsia" w:hAnsiTheme="minorHAnsi" w:cstheme="minorBidi"/>
              <w:noProof/>
              <w:kern w:val="2"/>
              <w:sz w:val="24"/>
              <w:szCs w:val="24"/>
              <w14:ligatures w14:val="standardContextual"/>
            </w:rPr>
          </w:pPr>
          <w:ins w:id="11"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"_Toc225427339"</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2.</w:t>
            </w:r>
            <w:r>
              <w:rPr>
                <w:rFonts w:asciiTheme="minorHAnsi" w:eastAsiaTheme="minorEastAsia" w:hAnsiTheme="minorHAnsi" w:cstheme="minorBidi"/>
                <w:noProof/>
                <w:kern w:val="2"/>
                <w:sz w:val="24"/>
                <w:szCs w:val="24"/>
                <w14:ligatures w14:val="standardContextual"/>
              </w:rPr>
              <w:tab/>
            </w:r>
            <w:r w:rsidRPr="0062518B">
              <w:rPr>
                <w:rStyle w:val="Hyperlink"/>
                <w:noProof/>
              </w:rPr>
              <w:t>Project description and background</w:t>
            </w:r>
            <w:r>
              <w:rPr>
                <w:noProof/>
                <w:webHidden/>
              </w:rPr>
              <w:tab/>
            </w:r>
            <w:r>
              <w:rPr>
                <w:noProof/>
                <w:webHidden/>
              </w:rPr>
              <w:fldChar w:fldCharType="begin"/>
            </w:r>
            <w:r>
              <w:rPr>
                <w:noProof/>
                <w:webHidden/>
              </w:rPr>
              <w:instrText xml:space="preserve"> PAGEREF _Toc225427339 \h </w:instrText>
            </w:r>
            <w:r>
              <w:rPr>
                <w:noProof/>
                <w:webHidden/>
              </w:rPr>
            </w:r>
            <w:r>
              <w:rPr>
                <w:noProof/>
                <w:webHidden/>
              </w:rPr>
              <w:fldChar w:fldCharType="separate"/>
            </w:r>
            <w:r>
              <w:rPr>
                <w:noProof/>
                <w:webHidden/>
              </w:rPr>
              <w:t>7</w:t>
            </w:r>
            <w:r>
              <w:rPr>
                <w:noProof/>
                <w:webHidden/>
              </w:rPr>
              <w:fldChar w:fldCharType="end"/>
            </w:r>
            <w:r w:rsidRPr="0062518B">
              <w:rPr>
                <w:rStyle w:val="Hyperlink"/>
                <w:noProof/>
              </w:rPr>
              <w:fldChar w:fldCharType="end"/>
            </w:r>
          </w:ins>
        </w:p>
        <w:p w14:paraId="613A0A4E" w14:textId="2F0331B1" w:rsidR="007513C3" w:rsidRDefault="007513C3">
          <w:pPr>
            <w:pStyle w:val="TOC1"/>
            <w:tabs>
              <w:tab w:val="left" w:pos="720"/>
              <w:tab w:val="right" w:leader="dot" w:pos="9016"/>
            </w:tabs>
            <w:rPr>
              <w:ins w:id="12" w:author="Michelle Le Roux" w:date="2026-03-26T14:22:00Z" w16du:dateUtc="2026-03-26T12:22:00Z"/>
              <w:rFonts w:asciiTheme="minorHAnsi" w:eastAsiaTheme="minorEastAsia" w:hAnsiTheme="minorHAnsi" w:cstheme="minorBidi"/>
              <w:noProof/>
              <w:kern w:val="2"/>
              <w:sz w:val="24"/>
              <w:szCs w:val="24"/>
              <w14:ligatures w14:val="standardContextual"/>
            </w:rPr>
          </w:pPr>
          <w:ins w:id="13"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"_Toc225427340"</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3.</w:t>
            </w:r>
            <w:r>
              <w:rPr>
                <w:rFonts w:asciiTheme="minorHAnsi" w:eastAsiaTheme="minorEastAsia" w:hAnsiTheme="minorHAnsi" w:cstheme="minorBidi"/>
                <w:noProof/>
                <w:kern w:val="2"/>
                <w:sz w:val="24"/>
                <w:szCs w:val="24"/>
                <w14:ligatures w14:val="standardContextual"/>
              </w:rPr>
              <w:tab/>
            </w:r>
            <w:r w:rsidRPr="0062518B">
              <w:rPr>
                <w:rStyle w:val="Hyperlink"/>
                <w:noProof/>
              </w:rPr>
              <w:t>Project scope</w:t>
            </w:r>
            <w:r>
              <w:rPr>
                <w:noProof/>
                <w:webHidden/>
              </w:rPr>
              <w:tab/>
            </w:r>
            <w:r>
              <w:rPr>
                <w:noProof/>
                <w:webHidden/>
              </w:rPr>
              <w:fldChar w:fldCharType="begin"/>
            </w:r>
            <w:r>
              <w:rPr>
                <w:noProof/>
                <w:webHidden/>
              </w:rPr>
              <w:instrText xml:space="preserve"> PAGEREF _Toc225427340 \h </w:instrText>
            </w:r>
            <w:r>
              <w:rPr>
                <w:noProof/>
                <w:webHidden/>
              </w:rPr>
            </w:r>
            <w:r>
              <w:rPr>
                <w:noProof/>
                <w:webHidden/>
              </w:rPr>
              <w:fldChar w:fldCharType="separate"/>
            </w:r>
            <w:r>
              <w:rPr>
                <w:noProof/>
                <w:webHidden/>
              </w:rPr>
              <w:t>9</w:t>
            </w:r>
            <w:r>
              <w:rPr>
                <w:noProof/>
                <w:webHidden/>
              </w:rPr>
              <w:fldChar w:fldCharType="end"/>
            </w:r>
            <w:r w:rsidRPr="0062518B">
              <w:rPr>
                <w:rStyle w:val="Hyperlink"/>
                <w:noProof/>
              </w:rPr>
              <w:fldChar w:fldCharType="end"/>
            </w:r>
          </w:ins>
        </w:p>
        <w:p w14:paraId="0AAA2E47" w14:textId="23181DB8" w:rsidR="007513C3" w:rsidRDefault="007513C3">
          <w:pPr>
            <w:pStyle w:val="TOC1"/>
            <w:tabs>
              <w:tab w:val="left" w:pos="720"/>
              <w:tab w:val="right" w:leader="dot" w:pos="9016"/>
            </w:tabs>
            <w:rPr>
              <w:ins w:id="14" w:author="Michelle Le Roux" w:date="2026-03-26T14:22:00Z" w16du:dateUtc="2026-03-26T12:22:00Z"/>
              <w:rFonts w:asciiTheme="minorHAnsi" w:eastAsiaTheme="minorEastAsia" w:hAnsiTheme="minorHAnsi" w:cstheme="minorBidi"/>
              <w:noProof/>
              <w:kern w:val="2"/>
              <w:sz w:val="24"/>
              <w:szCs w:val="24"/>
              <w14:ligatures w14:val="standardContextual"/>
            </w:rPr>
          </w:pPr>
          <w:ins w:id="15"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"_Toc225427341"</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4.</w:t>
            </w:r>
            <w:r>
              <w:rPr>
                <w:rFonts w:asciiTheme="minorHAnsi" w:eastAsiaTheme="minorEastAsia" w:hAnsiTheme="minorHAnsi" w:cstheme="minorBidi"/>
                <w:noProof/>
                <w:kern w:val="2"/>
                <w:sz w:val="24"/>
                <w:szCs w:val="24"/>
                <w14:ligatures w14:val="standardContextual"/>
              </w:rPr>
              <w:tab/>
            </w:r>
            <w:r w:rsidRPr="0062518B">
              <w:rPr>
                <w:rStyle w:val="Hyperlink"/>
                <w:noProof/>
              </w:rPr>
              <w:t>Project objectives</w:t>
            </w:r>
            <w:r>
              <w:rPr>
                <w:noProof/>
                <w:webHidden/>
              </w:rPr>
              <w:tab/>
            </w:r>
            <w:r>
              <w:rPr>
                <w:noProof/>
                <w:webHidden/>
              </w:rPr>
              <w:fldChar w:fldCharType="begin"/>
            </w:r>
            <w:r>
              <w:rPr>
                <w:noProof/>
                <w:webHidden/>
              </w:rPr>
              <w:instrText xml:space="preserve"> PAGEREF _Toc225427341 \h </w:instrText>
            </w:r>
            <w:r>
              <w:rPr>
                <w:noProof/>
                <w:webHidden/>
              </w:rPr>
            </w:r>
            <w:r>
              <w:rPr>
                <w:noProof/>
                <w:webHidden/>
              </w:rPr>
              <w:fldChar w:fldCharType="separate"/>
            </w:r>
            <w:r>
              <w:rPr>
                <w:noProof/>
                <w:webHidden/>
              </w:rPr>
              <w:t>10</w:t>
            </w:r>
            <w:r>
              <w:rPr>
                <w:noProof/>
                <w:webHidden/>
              </w:rPr>
              <w:fldChar w:fldCharType="end"/>
            </w:r>
            <w:r w:rsidRPr="0062518B">
              <w:rPr>
                <w:rStyle w:val="Hyperlink"/>
                <w:noProof/>
              </w:rPr>
              <w:fldChar w:fldCharType="end"/>
            </w:r>
          </w:ins>
        </w:p>
        <w:p w14:paraId="3DBE0866" w14:textId="74DA6767" w:rsidR="007513C3" w:rsidRDefault="007513C3">
          <w:pPr>
            <w:pStyle w:val="TOC1"/>
            <w:tabs>
              <w:tab w:val="left" w:pos="720"/>
              <w:tab w:val="right" w:leader="dot" w:pos="9016"/>
            </w:tabs>
            <w:rPr>
              <w:ins w:id="16" w:author="Michelle Le Roux" w:date="2026-03-26T14:22:00Z" w16du:dateUtc="2026-03-26T12:22:00Z"/>
              <w:rFonts w:asciiTheme="minorHAnsi" w:eastAsiaTheme="minorEastAsia" w:hAnsiTheme="minorHAnsi" w:cstheme="minorBidi"/>
              <w:noProof/>
              <w:kern w:val="2"/>
              <w:sz w:val="24"/>
              <w:szCs w:val="24"/>
              <w14:ligatures w14:val="standardContextual"/>
            </w:rPr>
          </w:pPr>
          <w:ins w:id="17"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"_Toc225427342"</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5.</w:t>
            </w:r>
            <w:r>
              <w:rPr>
                <w:rFonts w:asciiTheme="minorHAnsi" w:eastAsiaTheme="minorEastAsia" w:hAnsiTheme="minorHAnsi" w:cstheme="minorBidi"/>
                <w:noProof/>
                <w:kern w:val="2"/>
                <w:sz w:val="24"/>
                <w:szCs w:val="24"/>
                <w14:ligatures w14:val="standardContextual"/>
              </w:rPr>
              <w:tab/>
            </w:r>
            <w:r w:rsidRPr="0062518B">
              <w:rPr>
                <w:rStyle w:val="Hyperlink"/>
                <w:noProof/>
              </w:rPr>
              <w:t>Project approach</w:t>
            </w:r>
            <w:r>
              <w:rPr>
                <w:noProof/>
                <w:webHidden/>
              </w:rPr>
              <w:tab/>
            </w:r>
            <w:r>
              <w:rPr>
                <w:noProof/>
                <w:webHidden/>
              </w:rPr>
              <w:fldChar w:fldCharType="begin"/>
            </w:r>
            <w:r>
              <w:rPr>
                <w:noProof/>
                <w:webHidden/>
              </w:rPr>
              <w:instrText xml:space="preserve"> PAGEREF _Toc225427342 \h </w:instrText>
            </w:r>
            <w:r>
              <w:rPr>
                <w:noProof/>
                <w:webHidden/>
              </w:rPr>
            </w:r>
            <w:r>
              <w:rPr>
                <w:noProof/>
                <w:webHidden/>
              </w:rPr>
              <w:fldChar w:fldCharType="separate"/>
            </w:r>
            <w:r>
              <w:rPr>
                <w:noProof/>
                <w:webHidden/>
              </w:rPr>
              <w:t>11</w:t>
            </w:r>
            <w:r>
              <w:rPr>
                <w:noProof/>
                <w:webHidden/>
              </w:rPr>
              <w:fldChar w:fldCharType="end"/>
            </w:r>
            <w:r w:rsidRPr="0062518B">
              <w:rPr>
                <w:rStyle w:val="Hyperlink"/>
                <w:noProof/>
              </w:rPr>
              <w:fldChar w:fldCharType="end"/>
            </w:r>
          </w:ins>
        </w:p>
        <w:p w14:paraId="3FFBECF7" w14:textId="460EBD6C" w:rsidR="007513C3" w:rsidRDefault="007513C3">
          <w:pPr>
            <w:pStyle w:val="TOC1"/>
            <w:tabs>
              <w:tab w:val="left" w:pos="720"/>
              <w:tab w:val="right" w:leader="dot" w:pos="9016"/>
            </w:tabs>
            <w:rPr>
              <w:ins w:id="18" w:author="Michelle Le Roux" w:date="2026-03-26T14:22:00Z" w16du:dateUtc="2026-03-26T12:22:00Z"/>
              <w:rFonts w:asciiTheme="minorHAnsi" w:eastAsiaTheme="minorEastAsia" w:hAnsiTheme="minorHAnsi" w:cstheme="minorBidi"/>
              <w:noProof/>
              <w:kern w:val="2"/>
              <w:sz w:val="24"/>
              <w:szCs w:val="24"/>
              <w14:ligatures w14:val="standardContextual"/>
            </w:rPr>
          </w:pPr>
          <w:ins w:id="19"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"_Toc225427348"</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6.</w:t>
            </w:r>
            <w:r>
              <w:rPr>
                <w:rFonts w:asciiTheme="minorHAnsi" w:eastAsiaTheme="minorEastAsia" w:hAnsiTheme="minorHAnsi" w:cstheme="minorBidi"/>
                <w:noProof/>
                <w:kern w:val="2"/>
                <w:sz w:val="24"/>
                <w:szCs w:val="24"/>
                <w14:ligatures w14:val="standardContextual"/>
              </w:rPr>
              <w:tab/>
            </w:r>
            <w:r w:rsidRPr="0062518B">
              <w:rPr>
                <w:rStyle w:val="Hyperlink"/>
                <w:noProof/>
              </w:rPr>
              <w:t>Project plan</w:t>
            </w:r>
            <w:r>
              <w:rPr>
                <w:noProof/>
                <w:webHidden/>
              </w:rPr>
              <w:tab/>
            </w:r>
            <w:r>
              <w:rPr>
                <w:noProof/>
                <w:webHidden/>
              </w:rPr>
              <w:fldChar w:fldCharType="begin"/>
            </w:r>
            <w:r>
              <w:rPr>
                <w:noProof/>
                <w:webHidden/>
              </w:rPr>
              <w:instrText xml:space="preserve"> PAGEREF _Toc225427348 \h </w:instrText>
            </w:r>
            <w:r>
              <w:rPr>
                <w:noProof/>
                <w:webHidden/>
              </w:rPr>
            </w:r>
            <w:r>
              <w:rPr>
                <w:noProof/>
                <w:webHidden/>
              </w:rPr>
              <w:fldChar w:fldCharType="separate"/>
            </w:r>
            <w:r>
              <w:rPr>
                <w:noProof/>
                <w:webHidden/>
              </w:rPr>
              <w:t>13</w:t>
            </w:r>
            <w:r>
              <w:rPr>
                <w:noProof/>
                <w:webHidden/>
              </w:rPr>
              <w:fldChar w:fldCharType="end"/>
            </w:r>
            <w:r w:rsidRPr="0062518B">
              <w:rPr>
                <w:rStyle w:val="Hyperlink"/>
                <w:noProof/>
              </w:rPr>
              <w:fldChar w:fldCharType="end"/>
            </w:r>
          </w:ins>
        </w:p>
        <w:p w14:paraId="3EBE99F2" w14:textId="2CAB1671" w:rsidR="007513C3" w:rsidRDefault="007513C3">
          <w:pPr>
            <w:pStyle w:val="TOC1"/>
            <w:tabs>
              <w:tab w:val="left" w:pos="720"/>
              <w:tab w:val="right" w:leader="dot" w:pos="9016"/>
            </w:tabs>
            <w:rPr>
              <w:ins w:id="20" w:author="Michelle Le Roux" w:date="2026-03-26T14:22:00Z" w16du:dateUtc="2026-03-26T12:22:00Z"/>
              <w:rFonts w:asciiTheme="minorHAnsi" w:eastAsiaTheme="minorEastAsia" w:hAnsiTheme="minorHAnsi" w:cstheme="minorBidi"/>
              <w:noProof/>
              <w:kern w:val="2"/>
              <w:sz w:val="24"/>
              <w:szCs w:val="24"/>
              <w14:ligatures w14:val="standardContextual"/>
            </w:rPr>
          </w:pPr>
          <w:ins w:id="21"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"_Toc225427349"</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7.</w:t>
            </w:r>
            <w:r>
              <w:rPr>
                <w:rFonts w:asciiTheme="minorHAnsi" w:eastAsiaTheme="minorEastAsia" w:hAnsiTheme="minorHAnsi" w:cstheme="minorBidi"/>
                <w:noProof/>
                <w:kern w:val="2"/>
                <w:sz w:val="24"/>
                <w:szCs w:val="24"/>
                <w14:ligatures w14:val="standardContextual"/>
              </w:rPr>
              <w:tab/>
            </w:r>
            <w:r w:rsidRPr="0062518B">
              <w:rPr>
                <w:rStyle w:val="Hyperlink"/>
                <w:noProof/>
              </w:rPr>
              <w:t>Deliverables</w:t>
            </w:r>
            <w:r>
              <w:rPr>
                <w:noProof/>
                <w:webHidden/>
              </w:rPr>
              <w:tab/>
            </w:r>
            <w:r>
              <w:rPr>
                <w:noProof/>
                <w:webHidden/>
              </w:rPr>
              <w:fldChar w:fldCharType="begin"/>
            </w:r>
            <w:r>
              <w:rPr>
                <w:noProof/>
                <w:webHidden/>
              </w:rPr>
              <w:instrText xml:space="preserve"> PAGEREF _Toc225427349 \h </w:instrText>
            </w:r>
            <w:r>
              <w:rPr>
                <w:noProof/>
                <w:webHidden/>
              </w:rPr>
            </w:r>
            <w:r>
              <w:rPr>
                <w:noProof/>
                <w:webHidden/>
              </w:rPr>
              <w:fldChar w:fldCharType="separate"/>
            </w:r>
            <w:r>
              <w:rPr>
                <w:noProof/>
                <w:webHidden/>
              </w:rPr>
              <w:t>15</w:t>
            </w:r>
            <w:r>
              <w:rPr>
                <w:noProof/>
                <w:webHidden/>
              </w:rPr>
              <w:fldChar w:fldCharType="end"/>
            </w:r>
            <w:r w:rsidRPr="0062518B">
              <w:rPr>
                <w:rStyle w:val="Hyperlink"/>
                <w:noProof/>
              </w:rPr>
              <w:fldChar w:fldCharType="end"/>
            </w:r>
          </w:ins>
        </w:p>
        <w:p w14:paraId="3124A711" w14:textId="2C068D38" w:rsidR="007513C3" w:rsidRDefault="007513C3">
          <w:pPr>
            <w:pStyle w:val="TOC1"/>
            <w:tabs>
              <w:tab w:val="left" w:pos="720"/>
              <w:tab w:val="right" w:leader="dot" w:pos="9016"/>
            </w:tabs>
            <w:rPr>
              <w:ins w:id="22" w:author="Michelle Le Roux" w:date="2026-03-26T14:22:00Z" w16du:dateUtc="2026-03-26T12:22:00Z"/>
              <w:rFonts w:asciiTheme="minorHAnsi" w:eastAsiaTheme="minorEastAsia" w:hAnsiTheme="minorHAnsi" w:cstheme="minorBidi"/>
              <w:noProof/>
              <w:kern w:val="2"/>
              <w:sz w:val="24"/>
              <w:szCs w:val="24"/>
              <w14:ligatures w14:val="standardContextual"/>
            </w:rPr>
          </w:pPr>
          <w:ins w:id="23"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"_Toc225427350"</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8.</w:t>
            </w:r>
            <w:r>
              <w:rPr>
                <w:rFonts w:asciiTheme="minorHAnsi" w:eastAsiaTheme="minorEastAsia" w:hAnsiTheme="minorHAnsi" w:cstheme="minorBidi"/>
                <w:noProof/>
                <w:kern w:val="2"/>
                <w:sz w:val="24"/>
                <w:szCs w:val="24"/>
                <w14:ligatures w14:val="standardContextual"/>
              </w:rPr>
              <w:tab/>
            </w:r>
            <w:r w:rsidRPr="0062518B">
              <w:rPr>
                <w:rStyle w:val="Hyperlink"/>
                <w:noProof/>
              </w:rPr>
              <w:t>Project fees</w:t>
            </w:r>
            <w:r>
              <w:rPr>
                <w:noProof/>
                <w:webHidden/>
              </w:rPr>
              <w:tab/>
            </w:r>
            <w:r>
              <w:rPr>
                <w:noProof/>
                <w:webHidden/>
              </w:rPr>
              <w:fldChar w:fldCharType="begin"/>
            </w:r>
            <w:r>
              <w:rPr>
                <w:noProof/>
                <w:webHidden/>
              </w:rPr>
              <w:instrText xml:space="preserve"> PAGEREF _Toc225427350 \h </w:instrText>
            </w:r>
            <w:r>
              <w:rPr>
                <w:noProof/>
                <w:webHidden/>
              </w:rPr>
            </w:r>
            <w:r>
              <w:rPr>
                <w:noProof/>
                <w:webHidden/>
              </w:rPr>
              <w:fldChar w:fldCharType="separate"/>
            </w:r>
            <w:r>
              <w:rPr>
                <w:noProof/>
                <w:webHidden/>
              </w:rPr>
              <w:t>16</w:t>
            </w:r>
            <w:r>
              <w:rPr>
                <w:noProof/>
                <w:webHidden/>
              </w:rPr>
              <w:fldChar w:fldCharType="end"/>
            </w:r>
            <w:r w:rsidRPr="0062518B">
              <w:rPr>
                <w:rStyle w:val="Hyperlink"/>
                <w:noProof/>
              </w:rPr>
              <w:fldChar w:fldCharType="end"/>
            </w:r>
          </w:ins>
        </w:p>
        <w:p w14:paraId="6629FBF5" w14:textId="2EE4A9CC" w:rsidR="007513C3" w:rsidRDefault="007513C3">
          <w:pPr>
            <w:pStyle w:val="TOC1"/>
            <w:tabs>
              <w:tab w:val="left" w:pos="720"/>
              <w:tab w:val="right" w:leader="dot" w:pos="9016"/>
            </w:tabs>
            <w:rPr>
              <w:ins w:id="24" w:author="Michelle Le Roux" w:date="2026-03-26T14:22:00Z" w16du:dateUtc="2026-03-26T12:22:00Z"/>
              <w:rFonts w:asciiTheme="minorHAnsi" w:eastAsiaTheme="minorEastAsia" w:hAnsiTheme="minorHAnsi" w:cstheme="minorBidi"/>
              <w:noProof/>
              <w:kern w:val="2"/>
              <w:sz w:val="24"/>
              <w:szCs w:val="24"/>
              <w14:ligatures w14:val="standardContextual"/>
            </w:rPr>
          </w:pPr>
          <w:ins w:id="25"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"_Toc225427351"</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9.</w:t>
            </w:r>
            <w:r>
              <w:rPr>
                <w:rFonts w:asciiTheme="minorHAnsi" w:eastAsiaTheme="minorEastAsia" w:hAnsiTheme="minorHAnsi" w:cstheme="minorBidi"/>
                <w:noProof/>
                <w:kern w:val="2"/>
                <w:sz w:val="24"/>
                <w:szCs w:val="24"/>
                <w14:ligatures w14:val="standardContextual"/>
              </w:rPr>
              <w:tab/>
            </w:r>
            <w:r w:rsidRPr="0062518B">
              <w:rPr>
                <w:rStyle w:val="Hyperlink"/>
                <w:noProof/>
              </w:rPr>
              <w:t>Assumptions and conditions</w:t>
            </w:r>
            <w:r>
              <w:rPr>
                <w:noProof/>
                <w:webHidden/>
              </w:rPr>
              <w:tab/>
            </w:r>
            <w:r>
              <w:rPr>
                <w:noProof/>
                <w:webHidden/>
              </w:rPr>
              <w:fldChar w:fldCharType="begin"/>
            </w:r>
            <w:r>
              <w:rPr>
                <w:noProof/>
                <w:webHidden/>
              </w:rPr>
              <w:instrText xml:space="preserve"> PAGEREF _Toc225427351 \h </w:instrText>
            </w:r>
            <w:r>
              <w:rPr>
                <w:noProof/>
                <w:webHidden/>
              </w:rPr>
            </w:r>
            <w:r>
              <w:rPr>
                <w:noProof/>
                <w:webHidden/>
              </w:rPr>
              <w:fldChar w:fldCharType="separate"/>
            </w:r>
            <w:r>
              <w:rPr>
                <w:noProof/>
                <w:webHidden/>
              </w:rPr>
              <w:t>17</w:t>
            </w:r>
            <w:r>
              <w:rPr>
                <w:noProof/>
                <w:webHidden/>
              </w:rPr>
              <w:fldChar w:fldCharType="end"/>
            </w:r>
            <w:r w:rsidRPr="0062518B">
              <w:rPr>
                <w:rStyle w:val="Hyperlink"/>
                <w:noProof/>
              </w:rPr>
              <w:fldChar w:fldCharType="end"/>
            </w:r>
          </w:ins>
        </w:p>
        <w:p w14:paraId="73B3DC76" w14:textId="22A0090D" w:rsidR="007513C3" w:rsidRDefault="007513C3">
          <w:pPr>
            <w:pStyle w:val="TOC1"/>
            <w:tabs>
              <w:tab w:val="left" w:pos="720"/>
              <w:tab w:val="right" w:leader="dot" w:pos="9016"/>
            </w:tabs>
            <w:rPr>
              <w:ins w:id="26" w:author="Michelle Le Roux" w:date="2026-03-26T14:22:00Z" w16du:dateUtc="2026-03-26T12:22:00Z"/>
              <w:rFonts w:asciiTheme="minorHAnsi" w:eastAsiaTheme="minorEastAsia" w:hAnsiTheme="minorHAnsi" w:cstheme="minorBidi"/>
              <w:noProof/>
              <w:kern w:val="2"/>
              <w:sz w:val="24"/>
              <w:szCs w:val="24"/>
              <w14:ligatures w14:val="standardContextual"/>
            </w:rPr>
          </w:pPr>
          <w:ins w:id="27"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"_Toc225427352"</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10.</w:t>
            </w:r>
            <w:r>
              <w:rPr>
                <w:rFonts w:asciiTheme="minorHAnsi" w:eastAsiaTheme="minorEastAsia" w:hAnsiTheme="minorHAnsi" w:cstheme="minorBidi"/>
                <w:noProof/>
                <w:kern w:val="2"/>
                <w:sz w:val="24"/>
                <w:szCs w:val="24"/>
                <w14:ligatures w14:val="standardContextual"/>
              </w:rPr>
              <w:tab/>
            </w:r>
            <w:r w:rsidRPr="0062518B">
              <w:rPr>
                <w:rStyle w:val="Hyperlink"/>
                <w:noProof/>
              </w:rPr>
              <w:t>Risk</w:t>
            </w:r>
            <w:r>
              <w:rPr>
                <w:noProof/>
                <w:webHidden/>
              </w:rPr>
              <w:tab/>
            </w:r>
            <w:r>
              <w:rPr>
                <w:noProof/>
                <w:webHidden/>
              </w:rPr>
              <w:fldChar w:fldCharType="begin"/>
            </w:r>
            <w:r>
              <w:rPr>
                <w:noProof/>
                <w:webHidden/>
              </w:rPr>
              <w:instrText xml:space="preserve"> PAGEREF _Toc225427352 \h </w:instrText>
            </w:r>
            <w:r>
              <w:rPr>
                <w:noProof/>
                <w:webHidden/>
              </w:rPr>
            </w:r>
            <w:r>
              <w:rPr>
                <w:noProof/>
                <w:webHidden/>
              </w:rPr>
              <w:fldChar w:fldCharType="separate"/>
            </w:r>
            <w:r>
              <w:rPr>
                <w:noProof/>
                <w:webHidden/>
              </w:rPr>
              <w:t>18</w:t>
            </w:r>
            <w:r>
              <w:rPr>
                <w:noProof/>
                <w:webHidden/>
              </w:rPr>
              <w:fldChar w:fldCharType="end"/>
            </w:r>
            <w:r w:rsidRPr="0062518B">
              <w:rPr>
                <w:rStyle w:val="Hyperlink"/>
                <w:noProof/>
              </w:rPr>
              <w:fldChar w:fldCharType="end"/>
            </w:r>
          </w:ins>
        </w:p>
        <w:p w14:paraId="561DA1BD" w14:textId="2A3FAABA" w:rsidR="007513C3" w:rsidRDefault="007513C3">
          <w:pPr>
            <w:pStyle w:val="TOC1"/>
            <w:tabs>
              <w:tab w:val="left" w:pos="720"/>
              <w:tab w:val="right" w:leader="dot" w:pos="9016"/>
            </w:tabs>
            <w:rPr>
              <w:ins w:id="28" w:author="Michelle Le Roux" w:date="2026-03-26T14:22:00Z" w16du:dateUtc="2026-03-26T12:22:00Z"/>
              <w:rFonts w:asciiTheme="minorHAnsi" w:eastAsiaTheme="minorEastAsia" w:hAnsiTheme="minorHAnsi" w:cstheme="minorBidi"/>
              <w:noProof/>
              <w:kern w:val="2"/>
              <w:sz w:val="24"/>
              <w:szCs w:val="24"/>
              <w14:ligatures w14:val="standardContextual"/>
            </w:rPr>
          </w:pPr>
          <w:ins w:id="29"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"_Toc225427353"</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11.</w:t>
            </w:r>
            <w:r>
              <w:rPr>
                <w:rFonts w:asciiTheme="minorHAnsi" w:eastAsiaTheme="minorEastAsia" w:hAnsiTheme="minorHAnsi" w:cstheme="minorBidi"/>
                <w:noProof/>
                <w:kern w:val="2"/>
                <w:sz w:val="24"/>
                <w:szCs w:val="24"/>
                <w14:ligatures w14:val="standardContextual"/>
              </w:rPr>
              <w:tab/>
            </w:r>
            <w:r w:rsidRPr="0062518B">
              <w:rPr>
                <w:rStyle w:val="Hyperlink"/>
                <w:noProof/>
              </w:rPr>
              <w:t>Measures of success</w:t>
            </w:r>
            <w:r>
              <w:rPr>
                <w:noProof/>
                <w:webHidden/>
              </w:rPr>
              <w:tab/>
            </w:r>
            <w:r>
              <w:rPr>
                <w:noProof/>
                <w:webHidden/>
              </w:rPr>
              <w:fldChar w:fldCharType="begin"/>
            </w:r>
            <w:r>
              <w:rPr>
                <w:noProof/>
                <w:webHidden/>
              </w:rPr>
              <w:instrText xml:space="preserve"> PAGEREF _Toc225427353 \h </w:instrText>
            </w:r>
            <w:r>
              <w:rPr>
                <w:noProof/>
                <w:webHidden/>
              </w:rPr>
            </w:r>
            <w:r>
              <w:rPr>
                <w:noProof/>
                <w:webHidden/>
              </w:rPr>
              <w:fldChar w:fldCharType="separate"/>
            </w:r>
            <w:r>
              <w:rPr>
                <w:noProof/>
                <w:webHidden/>
              </w:rPr>
              <w:t>19</w:t>
            </w:r>
            <w:r>
              <w:rPr>
                <w:noProof/>
                <w:webHidden/>
              </w:rPr>
              <w:fldChar w:fldCharType="end"/>
            </w:r>
            <w:r w:rsidRPr="0062518B">
              <w:rPr>
                <w:rStyle w:val="Hyperlink"/>
                <w:noProof/>
              </w:rPr>
              <w:fldChar w:fldCharType="end"/>
            </w:r>
          </w:ins>
        </w:p>
        <w:p w14:paraId="49D2A7B3" w14:textId="02C5EBE5" w:rsidR="007513C3" w:rsidRDefault="007513C3">
          <w:pPr>
            <w:pStyle w:val="TOC1"/>
            <w:tabs>
              <w:tab w:val="left" w:pos="720"/>
              <w:tab w:val="right" w:leader="dot" w:pos="9016"/>
            </w:tabs>
            <w:rPr>
              <w:ins w:id="30" w:author="Michelle Le Roux" w:date="2026-03-26T14:22:00Z" w16du:dateUtc="2026-03-26T12:22:00Z"/>
              <w:rFonts w:asciiTheme="minorHAnsi" w:eastAsiaTheme="minorEastAsia" w:hAnsiTheme="minorHAnsi" w:cstheme="minorBidi"/>
              <w:noProof/>
              <w:kern w:val="2"/>
              <w:sz w:val="24"/>
              <w:szCs w:val="24"/>
              <w14:ligatures w14:val="standardContextual"/>
            </w:rPr>
          </w:pPr>
          <w:ins w:id="31"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"_Toc225427354"</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12.</w:t>
            </w:r>
            <w:r>
              <w:rPr>
                <w:rFonts w:asciiTheme="minorHAnsi" w:eastAsiaTheme="minorEastAsia" w:hAnsiTheme="minorHAnsi" w:cstheme="minorBidi"/>
                <w:noProof/>
                <w:kern w:val="2"/>
                <w:sz w:val="24"/>
                <w:szCs w:val="24"/>
                <w14:ligatures w14:val="standardContextual"/>
              </w:rPr>
              <w:tab/>
            </w:r>
            <w:r w:rsidRPr="0062518B">
              <w:rPr>
                <w:rStyle w:val="Hyperlink"/>
                <w:noProof/>
              </w:rPr>
              <w:t>Conclusion</w:t>
            </w:r>
            <w:r>
              <w:rPr>
                <w:noProof/>
                <w:webHidden/>
              </w:rPr>
              <w:tab/>
            </w:r>
            <w:r>
              <w:rPr>
                <w:noProof/>
                <w:webHidden/>
              </w:rPr>
              <w:fldChar w:fldCharType="begin"/>
            </w:r>
            <w:r>
              <w:rPr>
                <w:noProof/>
                <w:webHidden/>
              </w:rPr>
              <w:instrText xml:space="preserve"> PAGEREF _Toc225427354 \h </w:instrText>
            </w:r>
            <w:r>
              <w:rPr>
                <w:noProof/>
                <w:webHidden/>
              </w:rPr>
            </w:r>
            <w:r>
              <w:rPr>
                <w:noProof/>
                <w:webHidden/>
              </w:rPr>
              <w:fldChar w:fldCharType="separate"/>
            </w:r>
            <w:r>
              <w:rPr>
                <w:noProof/>
                <w:webHidden/>
              </w:rPr>
              <w:t>20</w:t>
            </w:r>
            <w:r>
              <w:rPr>
                <w:noProof/>
                <w:webHidden/>
              </w:rPr>
              <w:fldChar w:fldCharType="end"/>
            </w:r>
            <w:r w:rsidRPr="0062518B">
              <w:rPr>
                <w:rStyle w:val="Hyperlink"/>
                <w:noProof/>
              </w:rPr>
              <w:fldChar w:fldCharType="end"/>
            </w:r>
          </w:ins>
        </w:p>
        <w:p w14:paraId="31786847" w14:textId="173BA2D9" w:rsidR="007513C3" w:rsidRDefault="007513C3">
          <w:pPr>
            <w:pStyle w:val="TOC1"/>
            <w:tabs>
              <w:tab w:val="right" w:leader="dot" w:pos="9016"/>
            </w:tabs>
            <w:rPr>
              <w:ins w:id="32" w:author="Michelle Le Roux" w:date="2026-03-26T14:22:00Z" w16du:dateUtc="2026-03-26T12:22:00Z"/>
              <w:rFonts w:asciiTheme="minorHAnsi" w:eastAsiaTheme="minorEastAsia" w:hAnsiTheme="minorHAnsi" w:cstheme="minorBidi"/>
              <w:noProof/>
              <w:kern w:val="2"/>
              <w:sz w:val="24"/>
              <w:szCs w:val="24"/>
              <w14:ligatures w14:val="standardContextual"/>
            </w:rPr>
          </w:pPr>
          <w:ins w:id="33"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"_Toc225427355"</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References</w:t>
            </w:r>
            <w:r>
              <w:rPr>
                <w:noProof/>
                <w:webHidden/>
              </w:rPr>
              <w:tab/>
            </w:r>
            <w:r>
              <w:rPr>
                <w:noProof/>
                <w:webHidden/>
              </w:rPr>
              <w:fldChar w:fldCharType="begin"/>
            </w:r>
            <w:r>
              <w:rPr>
                <w:noProof/>
                <w:webHidden/>
              </w:rPr>
              <w:instrText xml:space="preserve"> PAGEREF _Toc225427355 \h </w:instrText>
            </w:r>
            <w:r>
              <w:rPr>
                <w:noProof/>
                <w:webHidden/>
              </w:rPr>
            </w:r>
            <w:r>
              <w:rPr>
                <w:noProof/>
                <w:webHidden/>
              </w:rPr>
              <w:fldChar w:fldCharType="separate"/>
            </w:r>
            <w:r>
              <w:rPr>
                <w:noProof/>
                <w:webHidden/>
              </w:rPr>
              <w:t>21</w:t>
            </w:r>
            <w:r>
              <w:rPr>
                <w:noProof/>
                <w:webHidden/>
              </w:rPr>
              <w:fldChar w:fldCharType="end"/>
            </w:r>
            <w:r w:rsidRPr="0062518B">
              <w:rPr>
                <w:rStyle w:val="Hyperlink"/>
                <w:noProof/>
              </w:rPr>
              <w:fldChar w:fldCharType="end"/>
            </w:r>
          </w:ins>
        </w:p>
        <w:p w14:paraId="734534FF" w14:textId="56FC876F" w:rsidR="007513C3" w:rsidRDefault="007513C3">
          <w:pPr>
            <w:pStyle w:val="TOC1"/>
            <w:tabs>
              <w:tab w:val="right" w:leader="dot" w:pos="9016"/>
            </w:tabs>
            <w:rPr>
              <w:ins w:id="34" w:author="Michelle Le Roux" w:date="2026-03-26T14:22:00Z" w16du:dateUtc="2026-03-26T12:22:00Z"/>
              <w:rFonts w:asciiTheme="minorHAnsi" w:eastAsiaTheme="minorEastAsia" w:hAnsiTheme="minorHAnsi" w:cstheme="minorBidi"/>
              <w:noProof/>
              <w:kern w:val="2"/>
              <w:sz w:val="24"/>
              <w:szCs w:val="24"/>
              <w14:ligatures w14:val="standardContextual"/>
            </w:rPr>
          </w:pPr>
          <w:ins w:id="35"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"_Toc225427356"</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Appendix A: Work breakdown structure (WBS)</w:t>
            </w:r>
            <w:r>
              <w:rPr>
                <w:noProof/>
                <w:webHidden/>
              </w:rPr>
              <w:tab/>
            </w:r>
            <w:r>
              <w:rPr>
                <w:noProof/>
                <w:webHidden/>
              </w:rPr>
              <w:fldChar w:fldCharType="begin"/>
            </w:r>
            <w:r>
              <w:rPr>
                <w:noProof/>
                <w:webHidden/>
              </w:rPr>
              <w:instrText xml:space="preserve"> PAGEREF _Toc225427356 \h </w:instrText>
            </w:r>
            <w:r>
              <w:rPr>
                <w:noProof/>
                <w:webHidden/>
              </w:rPr>
            </w:r>
            <w:r>
              <w:rPr>
                <w:noProof/>
                <w:webHidden/>
              </w:rPr>
              <w:fldChar w:fldCharType="separate"/>
            </w:r>
            <w:r>
              <w:rPr>
                <w:noProof/>
                <w:webHidden/>
              </w:rPr>
              <w:t>22</w:t>
            </w:r>
            <w:r>
              <w:rPr>
                <w:noProof/>
                <w:webHidden/>
              </w:rPr>
              <w:fldChar w:fldCharType="end"/>
            </w:r>
            <w:r w:rsidRPr="0062518B">
              <w:rPr>
                <w:rStyle w:val="Hyperlink"/>
                <w:noProof/>
              </w:rPr>
              <w:fldChar w:fldCharType="end"/>
            </w:r>
          </w:ins>
        </w:p>
        <w:p w14:paraId="410F063C" w14:textId="4BFF5276" w:rsidR="007513C3" w:rsidRDefault="007513C3">
          <w:pPr>
            <w:pStyle w:val="TOC1"/>
            <w:tabs>
              <w:tab w:val="right" w:leader="dot" w:pos="9016"/>
            </w:tabs>
            <w:rPr>
              <w:ins w:id="36" w:author="Michelle Le Roux" w:date="2026-03-26T14:22:00Z" w16du:dateUtc="2026-03-26T12:22:00Z"/>
              <w:rFonts w:asciiTheme="minorHAnsi" w:eastAsiaTheme="minorEastAsia" w:hAnsiTheme="minorHAnsi" w:cstheme="minorBidi"/>
              <w:noProof/>
              <w:kern w:val="2"/>
              <w:sz w:val="24"/>
              <w:szCs w:val="24"/>
              <w14:ligatures w14:val="standardContextual"/>
            </w:rPr>
          </w:pPr>
          <w:ins w:id="37"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"_Toc225427357"</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Appendix B: Gantt-chart</w:t>
            </w:r>
            <w:r>
              <w:rPr>
                <w:noProof/>
                <w:webHidden/>
              </w:rPr>
              <w:tab/>
            </w:r>
            <w:r>
              <w:rPr>
                <w:noProof/>
                <w:webHidden/>
              </w:rPr>
              <w:fldChar w:fldCharType="begin"/>
            </w:r>
            <w:r>
              <w:rPr>
                <w:noProof/>
                <w:webHidden/>
              </w:rPr>
              <w:instrText xml:space="preserve"> PAGEREF _Toc225427357 \h </w:instrText>
            </w:r>
            <w:r>
              <w:rPr>
                <w:noProof/>
                <w:webHidden/>
              </w:rPr>
            </w:r>
            <w:r>
              <w:rPr>
                <w:noProof/>
                <w:webHidden/>
              </w:rPr>
              <w:fldChar w:fldCharType="separate"/>
            </w:r>
            <w:r>
              <w:rPr>
                <w:noProof/>
                <w:webHidden/>
              </w:rPr>
              <w:t>23</w:t>
            </w:r>
            <w:r>
              <w:rPr>
                <w:noProof/>
                <w:webHidden/>
              </w:rPr>
              <w:fldChar w:fldCharType="end"/>
            </w:r>
            <w:r w:rsidRPr="0062518B">
              <w:rPr>
                <w:rStyle w:val="Hyperlink"/>
                <w:noProof/>
              </w:rPr>
              <w:fldChar w:fldCharType="end"/>
            </w:r>
          </w:ins>
        </w:p>
        <w:p w14:paraId="786EFF57" w14:textId="5756B114" w:rsidR="007513C3" w:rsidRDefault="007513C3">
          <w:pPr>
            <w:pStyle w:val="TOC1"/>
            <w:tabs>
              <w:tab w:val="right" w:leader="dot" w:pos="9016"/>
            </w:tabs>
            <w:rPr>
              <w:ins w:id="38" w:author="Michelle Le Roux" w:date="2026-03-26T14:22:00Z" w16du:dateUtc="2026-03-26T12:22:00Z"/>
              <w:rFonts w:asciiTheme="minorHAnsi" w:eastAsiaTheme="minorEastAsia" w:hAnsiTheme="minorHAnsi" w:cstheme="minorBidi"/>
              <w:noProof/>
              <w:kern w:val="2"/>
              <w:sz w:val="24"/>
              <w:szCs w:val="24"/>
              <w14:ligatures w14:val="standardContextual"/>
            </w:rPr>
          </w:pPr>
          <w:ins w:id="39" w:author="Michelle Le Roux" w:date="2026-03-26T14:22:00Z" w16du:dateUtc="2026-03-26T12:22:00Z">
            <w:r w:rsidRPr="0062518B">
              <w:rPr>
                <w:rStyle w:val="Hyperlink"/>
                <w:noProof/>
              </w:rPr>
              <w:fldChar w:fldCharType="begin"/>
            </w:r>
            <w:r w:rsidRPr="0062518B">
              <w:rPr>
                <w:rStyle w:val="Hyperlink"/>
                <w:noProof/>
              </w:rPr>
              <w:instrText xml:space="preserve"> </w:instrText>
            </w:r>
            <w:r>
              <w:rPr>
                <w:noProof/>
              </w:rPr>
              <w:instrText>HYPERLINK \l "_Toc225427358"</w:instrText>
            </w:r>
            <w:r w:rsidRPr="0062518B">
              <w:rPr>
                <w:rStyle w:val="Hyperlink"/>
                <w:noProof/>
              </w:rPr>
              <w:instrText xml:space="preserve"> </w:instrText>
            </w:r>
            <w:r w:rsidRPr="0062518B">
              <w:rPr>
                <w:rStyle w:val="Hyperlink"/>
                <w:noProof/>
              </w:rPr>
            </w:r>
            <w:r w:rsidRPr="0062518B">
              <w:rPr>
                <w:rStyle w:val="Hyperlink"/>
                <w:noProof/>
              </w:rPr>
              <w:fldChar w:fldCharType="separate"/>
            </w:r>
            <w:r w:rsidRPr="0062518B">
              <w:rPr>
                <w:rStyle w:val="Hyperlink"/>
                <w:noProof/>
              </w:rPr>
              <w:t>Appendix C: S-curve</w:t>
            </w:r>
            <w:r>
              <w:rPr>
                <w:noProof/>
                <w:webHidden/>
              </w:rPr>
              <w:tab/>
            </w:r>
            <w:r>
              <w:rPr>
                <w:noProof/>
                <w:webHidden/>
              </w:rPr>
              <w:fldChar w:fldCharType="begin"/>
            </w:r>
            <w:r>
              <w:rPr>
                <w:noProof/>
                <w:webHidden/>
              </w:rPr>
              <w:instrText xml:space="preserve"> PAGEREF _Toc225427358 \h </w:instrText>
            </w:r>
            <w:r>
              <w:rPr>
                <w:noProof/>
                <w:webHidden/>
              </w:rPr>
            </w:r>
            <w:r>
              <w:rPr>
                <w:noProof/>
                <w:webHidden/>
              </w:rPr>
              <w:fldChar w:fldCharType="separate"/>
            </w:r>
            <w:r>
              <w:rPr>
                <w:noProof/>
                <w:webHidden/>
              </w:rPr>
              <w:t>25</w:t>
            </w:r>
            <w:r>
              <w:rPr>
                <w:noProof/>
                <w:webHidden/>
              </w:rPr>
              <w:fldChar w:fldCharType="end"/>
            </w:r>
            <w:r w:rsidRPr="0062518B">
              <w:rPr>
                <w:rStyle w:val="Hyperlink"/>
                <w:noProof/>
              </w:rPr>
              <w:fldChar w:fldCharType="end"/>
            </w:r>
          </w:ins>
        </w:p>
        <w:p w14:paraId="0ECD049F" w14:textId="55469AC0" w:rsidR="004D4D5E" w:rsidRPr="00FF60A0" w:rsidDel="00FF60A0" w:rsidRDefault="004D4D5E" w:rsidP="00FF60A0">
          <w:pPr>
            <w:pStyle w:val="NoSpacing"/>
            <w:rPr>
              <w:del w:id="40" w:author="Michelle Le Roux" w:date="2026-03-26T13:09:00Z" w16du:dateUtc="2026-03-26T11:09:00Z"/>
              <w:rFonts w:asciiTheme="majorHAnsi" w:eastAsiaTheme="majorEastAsia" w:hAnsiTheme="majorHAnsi" w:cstheme="majorBidi"/>
              <w:noProof/>
              <w:sz w:val="32"/>
              <w:szCs w:val="32"/>
              <w:rPrChange w:id="41" w:author="Michelle Le Roux" w:date="2026-03-26T13:08:00Z" w16du:dateUtc="2026-03-26T11:08:00Z">
                <w:rPr>
                  <w:del w:id="42" w:author="Michelle Le Roux" w:date="2026-03-26T13:09:00Z" w16du:dateUtc="2026-03-26T11:09:00Z"/>
                  <w:rFonts w:asciiTheme="minorHAnsi" w:eastAsiaTheme="minorEastAsia" w:hAnsiTheme="minorHAnsi" w:cstheme="minorBidi"/>
                  <w:noProof/>
                  <w:kern w:val="2"/>
                  <w:sz w:val="24"/>
                  <w:szCs w:val="24"/>
                  <w14:ligatures w14:val="standardContextual"/>
                </w:rPr>
              </w:rPrChange>
            </w:rPr>
            <w:pPrChange w:id="43" w:author="Michelle Le Roux" w:date="2026-03-26T13:09:00Z" w16du:dateUtc="2026-03-26T11:09:00Z">
              <w:pPr>
                <w:pStyle w:val="TOC1"/>
                <w:tabs>
                  <w:tab w:val="right" w:leader="dot" w:pos="9016"/>
                </w:tabs>
              </w:pPr>
            </w:pPrChange>
          </w:pPr>
          <w:del w:id="44" w:author="Michelle Le Roux" w:date="2026-03-26T13:09:00Z" w16du:dateUtc="2026-03-26T11:09:00Z">
            <w:r w:rsidRPr="00FF60A0" w:rsidDel="00FF60A0">
              <w:rPr>
                <w:rStyle w:val="Hyperlink"/>
                <w:noProof/>
              </w:rPr>
              <w:delText>Executive summary</w:delText>
            </w:r>
            <w:r w:rsidDel="00FF60A0">
              <w:rPr>
                <w:noProof/>
                <w:webHidden/>
              </w:rPr>
              <w:tab/>
              <w:delText>5</w:delText>
            </w:r>
          </w:del>
        </w:p>
        <w:p w14:paraId="6A370AF8" w14:textId="22FE89E9" w:rsidR="004D4D5E" w:rsidDel="00FF60A0" w:rsidRDefault="004D4D5E">
          <w:pPr>
            <w:pStyle w:val="TOC1"/>
            <w:tabs>
              <w:tab w:val="left" w:pos="720"/>
              <w:tab w:val="right" w:leader="dot" w:pos="9016"/>
            </w:tabs>
            <w:rPr>
              <w:del w:id="45" w:author="Michelle Le Roux" w:date="2026-03-26T13:09:00Z" w16du:dateUtc="2026-03-26T11:09:00Z"/>
              <w:rFonts w:asciiTheme="minorHAnsi" w:eastAsiaTheme="minorEastAsia" w:hAnsiTheme="minorHAnsi" w:cstheme="minorBidi"/>
              <w:noProof/>
              <w:kern w:val="2"/>
              <w:sz w:val="24"/>
              <w:szCs w:val="24"/>
              <w14:ligatures w14:val="standardContextual"/>
            </w:rPr>
          </w:pPr>
          <w:del w:id="46" w:author="Michelle Le Roux" w:date="2026-03-26T13:09:00Z" w16du:dateUtc="2026-03-26T11:09:00Z">
            <w:r w:rsidRPr="00FF60A0" w:rsidDel="00FF60A0">
              <w:rPr>
                <w:rStyle w:val="Hyperlink"/>
                <w:noProof/>
              </w:rPr>
              <w:delText>1.</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Introduction and project concept statement</w:delText>
            </w:r>
            <w:r w:rsidDel="00FF60A0">
              <w:rPr>
                <w:noProof/>
                <w:webHidden/>
              </w:rPr>
              <w:tab/>
              <w:delText>6</w:delText>
            </w:r>
          </w:del>
        </w:p>
        <w:p w14:paraId="5CACC9AC" w14:textId="0FB0B407" w:rsidR="004D4D5E" w:rsidDel="00FF60A0" w:rsidRDefault="004D4D5E">
          <w:pPr>
            <w:pStyle w:val="TOC1"/>
            <w:tabs>
              <w:tab w:val="left" w:pos="720"/>
              <w:tab w:val="right" w:leader="dot" w:pos="9016"/>
            </w:tabs>
            <w:rPr>
              <w:del w:id="47" w:author="Michelle Le Roux" w:date="2026-03-26T13:09:00Z" w16du:dateUtc="2026-03-26T11:09:00Z"/>
              <w:rFonts w:asciiTheme="minorHAnsi" w:eastAsiaTheme="minorEastAsia" w:hAnsiTheme="minorHAnsi" w:cstheme="minorBidi"/>
              <w:noProof/>
              <w:kern w:val="2"/>
              <w:sz w:val="24"/>
              <w:szCs w:val="24"/>
              <w14:ligatures w14:val="standardContextual"/>
            </w:rPr>
          </w:pPr>
          <w:del w:id="48" w:author="Michelle Le Roux" w:date="2026-03-26T13:09:00Z" w16du:dateUtc="2026-03-26T11:09:00Z">
            <w:r w:rsidRPr="00FF60A0" w:rsidDel="00FF60A0">
              <w:rPr>
                <w:rStyle w:val="Hyperlink"/>
                <w:noProof/>
              </w:rPr>
              <w:delText>2.</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Project description and background</w:delText>
            </w:r>
            <w:r w:rsidDel="00FF60A0">
              <w:rPr>
                <w:noProof/>
                <w:webHidden/>
              </w:rPr>
              <w:tab/>
              <w:delText>7</w:delText>
            </w:r>
          </w:del>
        </w:p>
        <w:p w14:paraId="6BC1B5CE" w14:textId="4D71E69F" w:rsidR="004D4D5E" w:rsidDel="00FF60A0" w:rsidRDefault="004D4D5E">
          <w:pPr>
            <w:pStyle w:val="TOC1"/>
            <w:tabs>
              <w:tab w:val="left" w:pos="720"/>
              <w:tab w:val="right" w:leader="dot" w:pos="9016"/>
            </w:tabs>
            <w:rPr>
              <w:del w:id="49" w:author="Michelle Le Roux" w:date="2026-03-26T13:09:00Z" w16du:dateUtc="2026-03-26T11:09:00Z"/>
              <w:rFonts w:asciiTheme="minorHAnsi" w:eastAsiaTheme="minorEastAsia" w:hAnsiTheme="minorHAnsi" w:cstheme="minorBidi"/>
              <w:noProof/>
              <w:kern w:val="2"/>
              <w:sz w:val="24"/>
              <w:szCs w:val="24"/>
              <w14:ligatures w14:val="standardContextual"/>
            </w:rPr>
          </w:pPr>
          <w:del w:id="50" w:author="Michelle Le Roux" w:date="2026-03-26T13:09:00Z" w16du:dateUtc="2026-03-26T11:09:00Z">
            <w:r w:rsidRPr="00FF60A0" w:rsidDel="00FF60A0">
              <w:rPr>
                <w:rStyle w:val="Hyperlink"/>
                <w:noProof/>
              </w:rPr>
              <w:delText>3.</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Project scope</w:delText>
            </w:r>
            <w:r w:rsidDel="00FF60A0">
              <w:rPr>
                <w:noProof/>
                <w:webHidden/>
              </w:rPr>
              <w:tab/>
              <w:delText>9</w:delText>
            </w:r>
          </w:del>
        </w:p>
        <w:p w14:paraId="01689660" w14:textId="1745DE56" w:rsidR="004D4D5E" w:rsidDel="00FF60A0" w:rsidRDefault="004D4D5E">
          <w:pPr>
            <w:pStyle w:val="TOC1"/>
            <w:tabs>
              <w:tab w:val="left" w:pos="720"/>
              <w:tab w:val="right" w:leader="dot" w:pos="9016"/>
            </w:tabs>
            <w:rPr>
              <w:del w:id="51" w:author="Michelle Le Roux" w:date="2026-03-26T13:09:00Z" w16du:dateUtc="2026-03-26T11:09:00Z"/>
              <w:rFonts w:asciiTheme="minorHAnsi" w:eastAsiaTheme="minorEastAsia" w:hAnsiTheme="minorHAnsi" w:cstheme="minorBidi"/>
              <w:noProof/>
              <w:kern w:val="2"/>
              <w:sz w:val="24"/>
              <w:szCs w:val="24"/>
              <w14:ligatures w14:val="standardContextual"/>
            </w:rPr>
          </w:pPr>
          <w:del w:id="52" w:author="Michelle Le Roux" w:date="2026-03-26T13:09:00Z" w16du:dateUtc="2026-03-26T11:09:00Z">
            <w:r w:rsidRPr="00FF60A0" w:rsidDel="00FF60A0">
              <w:rPr>
                <w:rStyle w:val="Hyperlink"/>
                <w:noProof/>
              </w:rPr>
              <w:delText>4.</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Project objectives</w:delText>
            </w:r>
            <w:r w:rsidDel="00FF60A0">
              <w:rPr>
                <w:noProof/>
                <w:webHidden/>
              </w:rPr>
              <w:tab/>
              <w:delText>10</w:delText>
            </w:r>
          </w:del>
        </w:p>
        <w:p w14:paraId="245DA224" w14:textId="71E56072" w:rsidR="004D4D5E" w:rsidDel="00FF60A0" w:rsidRDefault="004D4D5E">
          <w:pPr>
            <w:pStyle w:val="TOC1"/>
            <w:tabs>
              <w:tab w:val="left" w:pos="720"/>
              <w:tab w:val="right" w:leader="dot" w:pos="9016"/>
            </w:tabs>
            <w:rPr>
              <w:del w:id="53" w:author="Michelle Le Roux" w:date="2026-03-26T13:09:00Z" w16du:dateUtc="2026-03-26T11:09:00Z"/>
              <w:rFonts w:asciiTheme="minorHAnsi" w:eastAsiaTheme="minorEastAsia" w:hAnsiTheme="minorHAnsi" w:cstheme="minorBidi"/>
              <w:noProof/>
              <w:kern w:val="2"/>
              <w:sz w:val="24"/>
              <w:szCs w:val="24"/>
              <w14:ligatures w14:val="standardContextual"/>
            </w:rPr>
          </w:pPr>
          <w:del w:id="54" w:author="Michelle Le Roux" w:date="2026-03-26T13:09:00Z" w16du:dateUtc="2026-03-26T11:09:00Z">
            <w:r w:rsidRPr="00FF60A0" w:rsidDel="00FF60A0">
              <w:rPr>
                <w:rStyle w:val="Hyperlink"/>
                <w:noProof/>
              </w:rPr>
              <w:delText>5.</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Project approach</w:delText>
            </w:r>
            <w:r w:rsidDel="00FF60A0">
              <w:rPr>
                <w:noProof/>
                <w:webHidden/>
              </w:rPr>
              <w:tab/>
              <w:delText>11</w:delText>
            </w:r>
          </w:del>
        </w:p>
        <w:p w14:paraId="3721FA93" w14:textId="4076BABB" w:rsidR="004D4D5E" w:rsidDel="004D4D5E" w:rsidRDefault="004D4D5E">
          <w:pPr>
            <w:pStyle w:val="TOC2"/>
            <w:tabs>
              <w:tab w:val="right" w:leader="dot" w:pos="9016"/>
            </w:tabs>
            <w:rPr>
              <w:del w:id="55" w:author="Michelle Le Roux" w:date="2026-03-26T12:19:00Z" w16du:dateUtc="2026-03-26T10:19:00Z"/>
              <w:rFonts w:asciiTheme="minorHAnsi" w:eastAsiaTheme="minorEastAsia" w:hAnsiTheme="minorHAnsi" w:cstheme="minorBidi"/>
              <w:noProof/>
              <w:kern w:val="2"/>
              <w:sz w:val="24"/>
              <w:szCs w:val="24"/>
              <w14:ligatures w14:val="standardContextual"/>
            </w:rPr>
          </w:pPr>
          <w:del w:id="56" w:author="Michelle Le Roux" w:date="2026-03-26T12:19:00Z" w16du:dateUtc="2026-03-26T10:19:00Z">
            <w:r w:rsidRPr="00FF60A0" w:rsidDel="004D4D5E">
              <w:rPr>
                <w:rStyle w:val="Hyperlink"/>
                <w:noProof/>
              </w:rPr>
              <w:delText>5.1 Understanding the problem and data preparation</w:delText>
            </w:r>
            <w:r w:rsidDel="004D4D5E">
              <w:rPr>
                <w:noProof/>
                <w:webHidden/>
              </w:rPr>
              <w:tab/>
              <w:delText>11</w:delText>
            </w:r>
          </w:del>
        </w:p>
        <w:p w14:paraId="2D96A0EC" w14:textId="3D00CD40" w:rsidR="004D4D5E" w:rsidDel="004D4D5E" w:rsidRDefault="004D4D5E">
          <w:pPr>
            <w:pStyle w:val="TOC2"/>
            <w:tabs>
              <w:tab w:val="right" w:leader="dot" w:pos="9016"/>
            </w:tabs>
            <w:rPr>
              <w:del w:id="57" w:author="Michelle Le Roux" w:date="2026-03-26T12:19:00Z" w16du:dateUtc="2026-03-26T10:19:00Z"/>
              <w:rFonts w:asciiTheme="minorHAnsi" w:eastAsiaTheme="minorEastAsia" w:hAnsiTheme="minorHAnsi" w:cstheme="minorBidi"/>
              <w:noProof/>
              <w:kern w:val="2"/>
              <w:sz w:val="24"/>
              <w:szCs w:val="24"/>
              <w14:ligatures w14:val="standardContextual"/>
            </w:rPr>
          </w:pPr>
          <w:del w:id="58" w:author="Michelle Le Roux" w:date="2026-03-26T12:19:00Z" w16du:dateUtc="2026-03-26T10:19:00Z">
            <w:r w:rsidRPr="00FF60A0" w:rsidDel="004D4D5E">
              <w:rPr>
                <w:rStyle w:val="Hyperlink"/>
                <w:noProof/>
              </w:rPr>
              <w:delText>5.2 Model development, validation and selection</w:delText>
            </w:r>
            <w:r w:rsidDel="004D4D5E">
              <w:rPr>
                <w:noProof/>
                <w:webHidden/>
              </w:rPr>
              <w:tab/>
              <w:delText>11</w:delText>
            </w:r>
          </w:del>
        </w:p>
        <w:p w14:paraId="06A852DB" w14:textId="3DC73200" w:rsidR="004D4D5E" w:rsidDel="004D4D5E" w:rsidRDefault="004D4D5E">
          <w:pPr>
            <w:pStyle w:val="TOC2"/>
            <w:tabs>
              <w:tab w:val="right" w:leader="dot" w:pos="9016"/>
            </w:tabs>
            <w:rPr>
              <w:del w:id="59" w:author="Michelle Le Roux" w:date="2026-03-26T12:19:00Z" w16du:dateUtc="2026-03-26T10:19:00Z"/>
              <w:rFonts w:asciiTheme="minorHAnsi" w:eastAsiaTheme="minorEastAsia" w:hAnsiTheme="minorHAnsi" w:cstheme="minorBidi"/>
              <w:noProof/>
              <w:kern w:val="2"/>
              <w:sz w:val="24"/>
              <w:szCs w:val="24"/>
              <w14:ligatures w14:val="standardContextual"/>
            </w:rPr>
          </w:pPr>
          <w:del w:id="60" w:author="Michelle Le Roux" w:date="2026-03-26T12:19:00Z" w16du:dateUtc="2026-03-26T10:19:00Z">
            <w:r w:rsidRPr="00FF60A0" w:rsidDel="004D4D5E">
              <w:rPr>
                <w:rStyle w:val="Hyperlink"/>
                <w:noProof/>
              </w:rPr>
              <w:delText>5.3 System integration and dashboard development</w:delText>
            </w:r>
            <w:r w:rsidDel="004D4D5E">
              <w:rPr>
                <w:noProof/>
                <w:webHidden/>
              </w:rPr>
              <w:tab/>
              <w:delText>12</w:delText>
            </w:r>
          </w:del>
        </w:p>
        <w:p w14:paraId="027F5C3A" w14:textId="5D0A3321" w:rsidR="004D4D5E" w:rsidDel="004D4D5E" w:rsidRDefault="004D4D5E">
          <w:pPr>
            <w:pStyle w:val="TOC2"/>
            <w:tabs>
              <w:tab w:val="right" w:leader="dot" w:pos="9016"/>
            </w:tabs>
            <w:rPr>
              <w:del w:id="61" w:author="Michelle Le Roux" w:date="2026-03-26T12:19:00Z" w16du:dateUtc="2026-03-26T10:19:00Z"/>
              <w:rFonts w:asciiTheme="minorHAnsi" w:eastAsiaTheme="minorEastAsia" w:hAnsiTheme="minorHAnsi" w:cstheme="minorBidi"/>
              <w:noProof/>
              <w:kern w:val="2"/>
              <w:sz w:val="24"/>
              <w:szCs w:val="24"/>
              <w14:ligatures w14:val="standardContextual"/>
            </w:rPr>
          </w:pPr>
          <w:del w:id="62" w:author="Michelle Le Roux" w:date="2026-03-26T12:19:00Z" w16du:dateUtc="2026-03-26T10:19:00Z">
            <w:r w:rsidRPr="00FF60A0" w:rsidDel="004D4D5E">
              <w:rPr>
                <w:rStyle w:val="Hyperlink"/>
                <w:noProof/>
              </w:rPr>
              <w:delText>5.4 Project finalisation</w:delText>
            </w:r>
            <w:r w:rsidDel="004D4D5E">
              <w:rPr>
                <w:noProof/>
                <w:webHidden/>
              </w:rPr>
              <w:tab/>
              <w:delText>12</w:delText>
            </w:r>
          </w:del>
        </w:p>
        <w:p w14:paraId="6B01C72D" w14:textId="7F740A00" w:rsidR="004D4D5E" w:rsidDel="00FF60A0" w:rsidRDefault="004D4D5E">
          <w:pPr>
            <w:pStyle w:val="TOC1"/>
            <w:tabs>
              <w:tab w:val="left" w:pos="720"/>
              <w:tab w:val="right" w:leader="dot" w:pos="9016"/>
            </w:tabs>
            <w:rPr>
              <w:del w:id="63" w:author="Michelle Le Roux" w:date="2026-03-26T13:09:00Z" w16du:dateUtc="2026-03-26T11:09:00Z"/>
              <w:rFonts w:asciiTheme="minorHAnsi" w:eastAsiaTheme="minorEastAsia" w:hAnsiTheme="minorHAnsi" w:cstheme="minorBidi"/>
              <w:noProof/>
              <w:kern w:val="2"/>
              <w:sz w:val="24"/>
              <w:szCs w:val="24"/>
              <w14:ligatures w14:val="standardContextual"/>
            </w:rPr>
          </w:pPr>
          <w:del w:id="64" w:author="Michelle Le Roux" w:date="2026-03-26T13:09:00Z" w16du:dateUtc="2026-03-26T11:09:00Z">
            <w:r w:rsidRPr="00FF60A0" w:rsidDel="00FF60A0">
              <w:rPr>
                <w:rStyle w:val="Hyperlink"/>
                <w:noProof/>
              </w:rPr>
              <w:delText>6.</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Project plan</w:delText>
            </w:r>
            <w:r w:rsidDel="00FF60A0">
              <w:rPr>
                <w:noProof/>
                <w:webHidden/>
              </w:rPr>
              <w:tab/>
              <w:delText>13</w:delText>
            </w:r>
          </w:del>
        </w:p>
        <w:p w14:paraId="3E430CB3" w14:textId="7C459883" w:rsidR="004D4D5E" w:rsidDel="00FF60A0" w:rsidRDefault="004D4D5E">
          <w:pPr>
            <w:pStyle w:val="TOC1"/>
            <w:tabs>
              <w:tab w:val="left" w:pos="720"/>
              <w:tab w:val="right" w:leader="dot" w:pos="9016"/>
            </w:tabs>
            <w:rPr>
              <w:del w:id="65" w:author="Michelle Le Roux" w:date="2026-03-26T13:09:00Z" w16du:dateUtc="2026-03-26T11:09:00Z"/>
              <w:rFonts w:asciiTheme="minorHAnsi" w:eastAsiaTheme="minorEastAsia" w:hAnsiTheme="minorHAnsi" w:cstheme="minorBidi"/>
              <w:noProof/>
              <w:kern w:val="2"/>
              <w:sz w:val="24"/>
              <w:szCs w:val="24"/>
              <w14:ligatures w14:val="standardContextual"/>
            </w:rPr>
          </w:pPr>
          <w:del w:id="66" w:author="Michelle Le Roux" w:date="2026-03-26T13:09:00Z" w16du:dateUtc="2026-03-26T11:09:00Z">
            <w:r w:rsidRPr="00FF60A0" w:rsidDel="00FF60A0">
              <w:rPr>
                <w:rStyle w:val="Hyperlink"/>
                <w:noProof/>
              </w:rPr>
              <w:delText>7.</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Deliverables</w:delText>
            </w:r>
            <w:r w:rsidDel="00FF60A0">
              <w:rPr>
                <w:noProof/>
                <w:webHidden/>
              </w:rPr>
              <w:tab/>
              <w:delText>15</w:delText>
            </w:r>
          </w:del>
        </w:p>
        <w:p w14:paraId="2D4B0978" w14:textId="371024A5" w:rsidR="004D4D5E" w:rsidDel="00FF60A0" w:rsidRDefault="004D4D5E">
          <w:pPr>
            <w:pStyle w:val="TOC1"/>
            <w:tabs>
              <w:tab w:val="left" w:pos="720"/>
              <w:tab w:val="right" w:leader="dot" w:pos="9016"/>
            </w:tabs>
            <w:rPr>
              <w:del w:id="67" w:author="Michelle Le Roux" w:date="2026-03-26T13:09:00Z" w16du:dateUtc="2026-03-26T11:09:00Z"/>
              <w:rFonts w:asciiTheme="minorHAnsi" w:eastAsiaTheme="minorEastAsia" w:hAnsiTheme="minorHAnsi" w:cstheme="minorBidi"/>
              <w:noProof/>
              <w:kern w:val="2"/>
              <w:sz w:val="24"/>
              <w:szCs w:val="24"/>
              <w14:ligatures w14:val="standardContextual"/>
            </w:rPr>
          </w:pPr>
          <w:del w:id="68" w:author="Michelle Le Roux" w:date="2026-03-26T13:09:00Z" w16du:dateUtc="2026-03-26T11:09:00Z">
            <w:r w:rsidRPr="00FF60A0" w:rsidDel="00FF60A0">
              <w:rPr>
                <w:rStyle w:val="Hyperlink"/>
                <w:noProof/>
              </w:rPr>
              <w:delText>8.</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Project fees</w:delText>
            </w:r>
            <w:r w:rsidDel="00FF60A0">
              <w:rPr>
                <w:noProof/>
                <w:webHidden/>
              </w:rPr>
              <w:tab/>
              <w:delText>16</w:delText>
            </w:r>
          </w:del>
        </w:p>
        <w:p w14:paraId="32B6FD49" w14:textId="075C6D6D" w:rsidR="004D4D5E" w:rsidDel="00FF60A0" w:rsidRDefault="004D4D5E">
          <w:pPr>
            <w:pStyle w:val="TOC1"/>
            <w:tabs>
              <w:tab w:val="left" w:pos="720"/>
              <w:tab w:val="right" w:leader="dot" w:pos="9016"/>
            </w:tabs>
            <w:rPr>
              <w:del w:id="69" w:author="Michelle Le Roux" w:date="2026-03-26T13:09:00Z" w16du:dateUtc="2026-03-26T11:09:00Z"/>
              <w:rFonts w:asciiTheme="minorHAnsi" w:eastAsiaTheme="minorEastAsia" w:hAnsiTheme="minorHAnsi" w:cstheme="minorBidi"/>
              <w:noProof/>
              <w:kern w:val="2"/>
              <w:sz w:val="24"/>
              <w:szCs w:val="24"/>
              <w14:ligatures w14:val="standardContextual"/>
            </w:rPr>
          </w:pPr>
          <w:del w:id="70" w:author="Michelle Le Roux" w:date="2026-03-26T13:09:00Z" w16du:dateUtc="2026-03-26T11:09:00Z">
            <w:r w:rsidRPr="00FF60A0" w:rsidDel="00FF60A0">
              <w:rPr>
                <w:rStyle w:val="Hyperlink"/>
                <w:noProof/>
              </w:rPr>
              <w:delText>9.</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Assumptions and conditions</w:delText>
            </w:r>
            <w:r w:rsidDel="00FF60A0">
              <w:rPr>
                <w:noProof/>
                <w:webHidden/>
              </w:rPr>
              <w:tab/>
              <w:delText>17</w:delText>
            </w:r>
          </w:del>
        </w:p>
        <w:p w14:paraId="311FB84E" w14:textId="4FAF5860" w:rsidR="004D4D5E" w:rsidDel="00FF60A0" w:rsidRDefault="004D4D5E">
          <w:pPr>
            <w:pStyle w:val="TOC1"/>
            <w:tabs>
              <w:tab w:val="left" w:pos="720"/>
              <w:tab w:val="right" w:leader="dot" w:pos="9016"/>
            </w:tabs>
            <w:rPr>
              <w:del w:id="71" w:author="Michelle Le Roux" w:date="2026-03-26T13:09:00Z" w16du:dateUtc="2026-03-26T11:09:00Z"/>
              <w:rFonts w:asciiTheme="minorHAnsi" w:eastAsiaTheme="minorEastAsia" w:hAnsiTheme="minorHAnsi" w:cstheme="minorBidi"/>
              <w:noProof/>
              <w:kern w:val="2"/>
              <w:sz w:val="24"/>
              <w:szCs w:val="24"/>
              <w14:ligatures w14:val="standardContextual"/>
            </w:rPr>
          </w:pPr>
          <w:del w:id="72" w:author="Michelle Le Roux" w:date="2026-03-26T13:09:00Z" w16du:dateUtc="2026-03-26T11:09:00Z">
            <w:r w:rsidRPr="00FF60A0" w:rsidDel="00FF60A0">
              <w:rPr>
                <w:rStyle w:val="Hyperlink"/>
                <w:noProof/>
              </w:rPr>
              <w:delText>10.</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Risk</w:delText>
            </w:r>
            <w:r w:rsidDel="00FF60A0">
              <w:rPr>
                <w:noProof/>
                <w:webHidden/>
              </w:rPr>
              <w:tab/>
              <w:delText>18</w:delText>
            </w:r>
          </w:del>
        </w:p>
        <w:p w14:paraId="28EE598F" w14:textId="1E2B51C3" w:rsidR="004D4D5E" w:rsidDel="00FF60A0" w:rsidRDefault="004D4D5E">
          <w:pPr>
            <w:pStyle w:val="TOC1"/>
            <w:tabs>
              <w:tab w:val="left" w:pos="720"/>
              <w:tab w:val="right" w:leader="dot" w:pos="9016"/>
            </w:tabs>
            <w:rPr>
              <w:del w:id="73" w:author="Michelle Le Roux" w:date="2026-03-26T13:09:00Z" w16du:dateUtc="2026-03-26T11:09:00Z"/>
              <w:rFonts w:asciiTheme="minorHAnsi" w:eastAsiaTheme="minorEastAsia" w:hAnsiTheme="minorHAnsi" w:cstheme="minorBidi"/>
              <w:noProof/>
              <w:kern w:val="2"/>
              <w:sz w:val="24"/>
              <w:szCs w:val="24"/>
              <w14:ligatures w14:val="standardContextual"/>
            </w:rPr>
          </w:pPr>
          <w:del w:id="74" w:author="Michelle Le Roux" w:date="2026-03-26T13:09:00Z" w16du:dateUtc="2026-03-26T11:09:00Z">
            <w:r w:rsidRPr="00FF60A0" w:rsidDel="00FF60A0">
              <w:rPr>
                <w:rStyle w:val="Hyperlink"/>
                <w:noProof/>
              </w:rPr>
              <w:delText>11.</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Measures of success</w:delText>
            </w:r>
            <w:r w:rsidDel="00FF60A0">
              <w:rPr>
                <w:noProof/>
                <w:webHidden/>
              </w:rPr>
              <w:tab/>
              <w:delText>19</w:delText>
            </w:r>
          </w:del>
        </w:p>
        <w:p w14:paraId="5AEE98E4" w14:textId="3C1BA04B" w:rsidR="004D4D5E" w:rsidDel="00FF60A0" w:rsidRDefault="004D4D5E">
          <w:pPr>
            <w:pStyle w:val="TOC1"/>
            <w:tabs>
              <w:tab w:val="left" w:pos="720"/>
              <w:tab w:val="right" w:leader="dot" w:pos="9016"/>
            </w:tabs>
            <w:rPr>
              <w:del w:id="75" w:author="Michelle Le Roux" w:date="2026-03-26T13:09:00Z" w16du:dateUtc="2026-03-26T11:09:00Z"/>
              <w:rFonts w:asciiTheme="minorHAnsi" w:eastAsiaTheme="minorEastAsia" w:hAnsiTheme="minorHAnsi" w:cstheme="minorBidi"/>
              <w:noProof/>
              <w:kern w:val="2"/>
              <w:sz w:val="24"/>
              <w:szCs w:val="24"/>
              <w14:ligatures w14:val="standardContextual"/>
            </w:rPr>
          </w:pPr>
          <w:del w:id="76" w:author="Michelle Le Roux" w:date="2026-03-26T13:09:00Z" w16du:dateUtc="2026-03-26T11:09:00Z">
            <w:r w:rsidRPr="00FF60A0" w:rsidDel="00FF60A0">
              <w:rPr>
                <w:rStyle w:val="Hyperlink"/>
                <w:noProof/>
              </w:rPr>
              <w:delText>12.</w:delText>
            </w:r>
            <w:r w:rsidDel="00FF60A0">
              <w:rPr>
                <w:rFonts w:asciiTheme="minorHAnsi" w:eastAsiaTheme="minorEastAsia" w:hAnsiTheme="minorHAnsi" w:cstheme="minorBidi"/>
                <w:noProof/>
                <w:kern w:val="2"/>
                <w:sz w:val="24"/>
                <w:szCs w:val="24"/>
                <w14:ligatures w14:val="standardContextual"/>
              </w:rPr>
              <w:tab/>
            </w:r>
            <w:r w:rsidRPr="00FF60A0" w:rsidDel="00FF60A0">
              <w:rPr>
                <w:rStyle w:val="Hyperlink"/>
                <w:noProof/>
              </w:rPr>
              <w:delText>Conclusion</w:delText>
            </w:r>
            <w:r w:rsidDel="00FF60A0">
              <w:rPr>
                <w:noProof/>
                <w:webHidden/>
              </w:rPr>
              <w:tab/>
              <w:delText>20</w:delText>
            </w:r>
          </w:del>
        </w:p>
        <w:p w14:paraId="0E6C49C8" w14:textId="55CC0185" w:rsidR="004D4D5E" w:rsidDel="00FF60A0" w:rsidRDefault="004D4D5E">
          <w:pPr>
            <w:pStyle w:val="TOC1"/>
            <w:tabs>
              <w:tab w:val="right" w:leader="dot" w:pos="9016"/>
            </w:tabs>
            <w:rPr>
              <w:del w:id="77" w:author="Michelle Le Roux" w:date="2026-03-26T13:09:00Z" w16du:dateUtc="2026-03-26T11:09:00Z"/>
              <w:rFonts w:asciiTheme="minorHAnsi" w:eastAsiaTheme="minorEastAsia" w:hAnsiTheme="minorHAnsi" w:cstheme="minorBidi"/>
              <w:noProof/>
              <w:kern w:val="2"/>
              <w:sz w:val="24"/>
              <w:szCs w:val="24"/>
              <w14:ligatures w14:val="standardContextual"/>
            </w:rPr>
          </w:pPr>
          <w:del w:id="78" w:author="Michelle Le Roux" w:date="2026-03-26T13:09:00Z" w16du:dateUtc="2026-03-26T11:09:00Z">
            <w:r w:rsidRPr="00FF60A0" w:rsidDel="00FF60A0">
              <w:rPr>
                <w:rStyle w:val="Hyperlink"/>
                <w:noProof/>
              </w:rPr>
              <w:delText>References</w:delText>
            </w:r>
            <w:r w:rsidDel="00FF60A0">
              <w:rPr>
                <w:noProof/>
                <w:webHidden/>
              </w:rPr>
              <w:tab/>
              <w:delText>21</w:delText>
            </w:r>
          </w:del>
        </w:p>
        <w:p w14:paraId="6B574729" w14:textId="02D6804A" w:rsidR="004D4D5E" w:rsidDel="00FF60A0" w:rsidRDefault="004D4D5E">
          <w:pPr>
            <w:pStyle w:val="TOC1"/>
            <w:tabs>
              <w:tab w:val="right" w:leader="dot" w:pos="9016"/>
            </w:tabs>
            <w:rPr>
              <w:del w:id="79" w:author="Michelle Le Roux" w:date="2026-03-26T13:09:00Z" w16du:dateUtc="2026-03-26T11:09:00Z"/>
              <w:rFonts w:asciiTheme="minorHAnsi" w:eastAsiaTheme="minorEastAsia" w:hAnsiTheme="minorHAnsi" w:cstheme="minorBidi"/>
              <w:noProof/>
              <w:kern w:val="2"/>
              <w:sz w:val="24"/>
              <w:szCs w:val="24"/>
              <w14:ligatures w14:val="standardContextual"/>
            </w:rPr>
          </w:pPr>
          <w:del w:id="80" w:author="Michelle Le Roux" w:date="2026-03-26T13:09:00Z" w16du:dateUtc="2026-03-26T11:09:00Z">
            <w:r w:rsidRPr="00FF60A0" w:rsidDel="00FF60A0">
              <w:rPr>
                <w:rStyle w:val="Hyperlink"/>
                <w:noProof/>
              </w:rPr>
              <w:delText>Appendix A: Work breakdown structure (WBS)</w:delText>
            </w:r>
            <w:r w:rsidDel="00FF60A0">
              <w:rPr>
                <w:noProof/>
                <w:webHidden/>
              </w:rPr>
              <w:tab/>
              <w:delText>22</w:delText>
            </w:r>
          </w:del>
        </w:p>
        <w:p w14:paraId="0E51D101" w14:textId="4818ED62" w:rsidR="004D4D5E" w:rsidDel="00FF60A0" w:rsidRDefault="004D4D5E">
          <w:pPr>
            <w:pStyle w:val="TOC1"/>
            <w:tabs>
              <w:tab w:val="right" w:leader="dot" w:pos="9016"/>
            </w:tabs>
            <w:rPr>
              <w:del w:id="81" w:author="Michelle Le Roux" w:date="2026-03-26T13:09:00Z" w16du:dateUtc="2026-03-26T11:09:00Z"/>
              <w:rFonts w:asciiTheme="minorHAnsi" w:eastAsiaTheme="minorEastAsia" w:hAnsiTheme="minorHAnsi" w:cstheme="minorBidi"/>
              <w:noProof/>
              <w:kern w:val="2"/>
              <w:sz w:val="24"/>
              <w:szCs w:val="24"/>
              <w14:ligatures w14:val="standardContextual"/>
            </w:rPr>
          </w:pPr>
          <w:del w:id="82" w:author="Michelle Le Roux" w:date="2026-03-26T13:09:00Z" w16du:dateUtc="2026-03-26T11:09:00Z">
            <w:r w:rsidRPr="00FF60A0" w:rsidDel="00FF60A0">
              <w:rPr>
                <w:rStyle w:val="Hyperlink"/>
                <w:noProof/>
              </w:rPr>
              <w:delText>Appendix B: Gantt-chart</w:delText>
            </w:r>
            <w:r w:rsidDel="00FF60A0">
              <w:rPr>
                <w:noProof/>
                <w:webHidden/>
              </w:rPr>
              <w:tab/>
              <w:delText>23</w:delText>
            </w:r>
          </w:del>
        </w:p>
        <w:p w14:paraId="73CBD66C" w14:textId="0C43F650" w:rsidR="004D4D5E" w:rsidDel="00FF60A0" w:rsidRDefault="004D4D5E">
          <w:pPr>
            <w:pStyle w:val="TOC1"/>
            <w:tabs>
              <w:tab w:val="right" w:leader="dot" w:pos="9016"/>
            </w:tabs>
            <w:rPr>
              <w:del w:id="83" w:author="Michelle Le Roux" w:date="2026-03-26T13:09:00Z" w16du:dateUtc="2026-03-26T11:09:00Z"/>
              <w:rFonts w:asciiTheme="minorHAnsi" w:eastAsiaTheme="minorEastAsia" w:hAnsiTheme="minorHAnsi" w:cstheme="minorBidi"/>
              <w:noProof/>
              <w:kern w:val="2"/>
              <w:sz w:val="24"/>
              <w:szCs w:val="24"/>
              <w14:ligatures w14:val="standardContextual"/>
            </w:rPr>
          </w:pPr>
          <w:del w:id="84" w:author="Michelle Le Roux" w:date="2026-03-26T13:09:00Z" w16du:dateUtc="2026-03-26T11:09:00Z">
            <w:r w:rsidRPr="00FF60A0" w:rsidDel="00FF60A0">
              <w:rPr>
                <w:rStyle w:val="Hyperlink"/>
                <w:noProof/>
              </w:rPr>
              <w:delText>Appendix C: S-curve</w:delText>
            </w:r>
            <w:r w:rsidDel="00FF60A0">
              <w:rPr>
                <w:noProof/>
                <w:webHidden/>
              </w:rPr>
              <w:tab/>
              <w:delText>24</w:delText>
            </w:r>
          </w:del>
        </w:p>
        <w:p w14:paraId="1D83D949" w14:textId="77777777" w:rsidR="00854E45" w:rsidDel="00BD1EA6" w:rsidRDefault="004D4D5E" w:rsidP="00854E45">
          <w:pPr>
            <w:rPr>
              <w:del w:id="85" w:author="Michelle Le Roux" w:date="2026-03-26T13:18:00Z" w16du:dateUtc="2026-03-26T11:18:00Z"/>
              <w:b/>
              <w:bCs/>
              <w:noProof/>
            </w:rPr>
          </w:pPr>
          <w:ins w:id="86" w:author="Michelle Le Roux" w:date="2026-03-26T12:18:00Z" w16du:dateUtc="2026-03-26T10:18:00Z">
            <w:r>
              <w:rPr>
                <w:b/>
                <w:bCs/>
                <w:noProof/>
              </w:rPr>
              <w:fldChar w:fldCharType="end"/>
            </w:r>
          </w:ins>
        </w:p>
        <w:customXmlInsRangeStart w:id="87" w:author="Michelle Le Roux" w:date="2026-03-26T12:18:00Z"/>
      </w:sdtContent>
    </w:sdt>
    <w:customXmlInsRangeEnd w:id="87"/>
    <w:p w14:paraId="00000064" w14:textId="5CFAD32A" w:rsidR="00DE16A2" w:rsidRPr="00183DD1" w:rsidRDefault="00137366" w:rsidP="00854E45">
      <w:pPr>
        <w:pPrChange w:id="88" w:author="Michelle Le Roux" w:date="2026-03-26T12:43:00Z" w16du:dateUtc="2026-03-26T10:43:00Z">
          <w:pPr>
            <w:spacing w:line="259" w:lineRule="auto"/>
            <w:jc w:val="left"/>
          </w:pPr>
        </w:pPrChange>
      </w:pPr>
      <w:del w:id="89" w:author="Michelle Le Roux" w:date="2026-03-26T12:43:00Z" w16du:dateUtc="2026-03-26T10:43:00Z">
        <w:r w:rsidRPr="00183DD1" w:rsidDel="00854E45">
          <w:delText xml:space="preserve"> </w:delText>
        </w:r>
      </w:del>
    </w:p>
    <w:p w14:paraId="00000065" w14:textId="77777777" w:rsidR="00DE16A2" w:rsidRPr="00183DD1" w:rsidRDefault="00137366">
      <w:pPr>
        <w:spacing w:line="259" w:lineRule="auto"/>
        <w:jc w:val="left"/>
      </w:pPr>
      <w:r w:rsidRPr="00183DD1">
        <w:br w:type="page"/>
      </w:r>
    </w:p>
    <w:p w14:paraId="00000066" w14:textId="41EECADA" w:rsidR="00DE16A2" w:rsidRDefault="00137366">
      <w:pPr>
        <w:spacing w:line="259" w:lineRule="auto"/>
        <w:jc w:val="left"/>
        <w:rPr>
          <w:b/>
          <w:bCs/>
          <w:sz w:val="32"/>
          <w:szCs w:val="32"/>
        </w:rPr>
      </w:pPr>
      <w:r w:rsidRPr="00183DD1">
        <w:rPr>
          <w:b/>
          <w:bCs/>
          <w:sz w:val="32"/>
          <w:szCs w:val="32"/>
        </w:rPr>
        <w:lastRenderedPageBreak/>
        <w:t xml:space="preserve">LIST OF </w:t>
      </w:r>
      <w:r w:rsidR="00363020">
        <w:rPr>
          <w:b/>
          <w:bCs/>
          <w:sz w:val="32"/>
          <w:szCs w:val="32"/>
        </w:rPr>
        <w:t>TABLES</w:t>
      </w:r>
    </w:p>
    <w:p w14:paraId="1728481D" w14:textId="41F295D3" w:rsidR="00332735" w:rsidRDefault="00905A8E">
      <w:pPr>
        <w:pStyle w:val="TableofFigures"/>
        <w:tabs>
          <w:tab w:val="right" w:leader="dot" w:pos="9016"/>
        </w:tabs>
        <w:rPr>
          <w:ins w:id="90" w:author="Michelle Le Roux" w:date="2026-03-13T10:34:00Z" w16du:dateUtc="2026-03-13T08:34:00Z"/>
          <w:rFonts w:asciiTheme="minorHAnsi" w:eastAsiaTheme="minorEastAsia" w:hAnsiTheme="minorHAnsi" w:cstheme="minorBidi"/>
          <w:noProof/>
          <w:kern w:val="2"/>
          <w:sz w:val="24"/>
          <w:szCs w:val="24"/>
          <w14:ligatures w14:val="standardContextual"/>
        </w:rPr>
      </w:pPr>
      <w:r>
        <w:rPr>
          <w:b/>
          <w:bCs/>
          <w:sz w:val="32"/>
          <w:szCs w:val="32"/>
        </w:rPr>
        <w:fldChar w:fldCharType="begin"/>
      </w:r>
      <w:r>
        <w:rPr>
          <w:b/>
          <w:bCs/>
          <w:sz w:val="32"/>
          <w:szCs w:val="32"/>
        </w:rPr>
        <w:instrText xml:space="preserve"> TOC \h \z \c "Table" </w:instrText>
      </w:r>
      <w:r>
        <w:rPr>
          <w:b/>
          <w:bCs/>
          <w:sz w:val="32"/>
          <w:szCs w:val="32"/>
        </w:rPr>
        <w:fldChar w:fldCharType="separate"/>
      </w:r>
      <w:ins w:id="91" w:author="Michelle Le Roux" w:date="2026-03-13T10:34:00Z" w16du:dateUtc="2026-03-13T08:34:00Z">
        <w:r w:rsidR="00332735" w:rsidRPr="008E0101">
          <w:rPr>
            <w:rStyle w:val="Hyperlink"/>
            <w:noProof/>
          </w:rPr>
          <w:fldChar w:fldCharType="begin"/>
        </w:r>
        <w:r w:rsidR="00332735" w:rsidRPr="008E0101">
          <w:rPr>
            <w:rStyle w:val="Hyperlink"/>
            <w:noProof/>
          </w:rPr>
          <w:instrText xml:space="preserve"> </w:instrText>
        </w:r>
        <w:r w:rsidR="00332735">
          <w:rPr>
            <w:noProof/>
          </w:rPr>
          <w:instrText>HYPERLINK \l "_Toc224290463"</w:instrText>
        </w:r>
        <w:r w:rsidR="00332735" w:rsidRPr="008E0101">
          <w:rPr>
            <w:rStyle w:val="Hyperlink"/>
            <w:noProof/>
          </w:rPr>
          <w:instrText xml:space="preserve"> </w:instrText>
        </w:r>
      </w:ins>
      <w:ins w:id="92" w:author="Michelle Le Roux" w:date="2026-03-26T14:22:00Z" w16du:dateUtc="2026-03-26T12:22:00Z">
        <w:r w:rsidR="000B3471" w:rsidRPr="008E0101">
          <w:rPr>
            <w:rStyle w:val="Hyperlink"/>
            <w:noProof/>
          </w:rPr>
        </w:r>
      </w:ins>
      <w:ins w:id="93" w:author="Michelle Le Roux" w:date="2026-03-13T10:34:00Z" w16du:dateUtc="2026-03-13T08:34:00Z">
        <w:r w:rsidR="00332735" w:rsidRPr="008E0101">
          <w:rPr>
            <w:rStyle w:val="Hyperlink"/>
            <w:noProof/>
          </w:rPr>
          <w:fldChar w:fldCharType="separate"/>
        </w:r>
        <w:r w:rsidR="00332735" w:rsidRPr="008E0101">
          <w:rPr>
            <w:rStyle w:val="Hyperlink"/>
            <w:noProof/>
          </w:rPr>
          <w:t xml:space="preserve">Table 1: Project </w:t>
        </w:r>
      </w:ins>
      <w:ins w:id="94" w:author="Michelle Le Roux" w:date="2026-03-26T13:23:00Z" w16du:dateUtc="2026-03-26T11:23:00Z">
        <w:r w:rsidR="005C1219">
          <w:rPr>
            <w:rStyle w:val="Hyperlink"/>
            <w:noProof/>
          </w:rPr>
          <w:t>p</w:t>
        </w:r>
      </w:ins>
      <w:ins w:id="95" w:author="Michelle Le Roux" w:date="2026-03-13T10:34:00Z" w16du:dateUtc="2026-03-13T08:34:00Z">
        <w:r w:rsidR="00332735" w:rsidRPr="008E0101">
          <w:rPr>
            <w:rStyle w:val="Hyperlink"/>
            <w:noProof/>
          </w:rPr>
          <w:t>lan</w:t>
        </w:r>
        <w:r w:rsidR="00332735">
          <w:rPr>
            <w:noProof/>
            <w:webHidden/>
          </w:rPr>
          <w:tab/>
        </w:r>
        <w:r w:rsidR="00332735">
          <w:rPr>
            <w:noProof/>
            <w:webHidden/>
          </w:rPr>
          <w:fldChar w:fldCharType="begin"/>
        </w:r>
        <w:r w:rsidR="00332735">
          <w:rPr>
            <w:noProof/>
            <w:webHidden/>
          </w:rPr>
          <w:instrText xml:space="preserve"> PAGEREF _Toc224290463 \h </w:instrText>
        </w:r>
      </w:ins>
      <w:r w:rsidR="00332735">
        <w:rPr>
          <w:noProof/>
          <w:webHidden/>
        </w:rPr>
      </w:r>
      <w:ins w:id="96" w:author="Michelle Le Roux" w:date="2026-03-13T10:34:00Z" w16du:dateUtc="2026-03-13T08:34:00Z">
        <w:r w:rsidR="00332735">
          <w:rPr>
            <w:noProof/>
            <w:webHidden/>
          </w:rPr>
          <w:fldChar w:fldCharType="separate"/>
        </w:r>
      </w:ins>
      <w:ins w:id="97" w:author="Michelle Le Roux" w:date="2026-03-26T14:22:00Z" w16du:dateUtc="2026-03-26T12:22:00Z">
        <w:r w:rsidR="000B3471">
          <w:rPr>
            <w:noProof/>
            <w:webHidden/>
          </w:rPr>
          <w:t>13</w:t>
        </w:r>
      </w:ins>
      <w:ins w:id="98" w:author="Michelle Le Roux" w:date="2026-03-13T10:34:00Z" w16du:dateUtc="2026-03-13T08:34:00Z">
        <w:r w:rsidR="00332735">
          <w:rPr>
            <w:noProof/>
            <w:webHidden/>
          </w:rPr>
          <w:fldChar w:fldCharType="end"/>
        </w:r>
        <w:r w:rsidR="00332735" w:rsidRPr="008E0101">
          <w:rPr>
            <w:rStyle w:val="Hyperlink"/>
            <w:noProof/>
          </w:rPr>
          <w:fldChar w:fldCharType="end"/>
        </w:r>
      </w:ins>
    </w:p>
    <w:p w14:paraId="7F634B89" w14:textId="5B4CF31D" w:rsidR="00332735" w:rsidRDefault="00332735">
      <w:pPr>
        <w:pStyle w:val="TableofFigures"/>
        <w:tabs>
          <w:tab w:val="right" w:leader="dot" w:pos="9016"/>
        </w:tabs>
        <w:rPr>
          <w:ins w:id="99" w:author="Michelle Le Roux" w:date="2026-03-13T10:34:00Z" w16du:dateUtc="2026-03-13T08:34:00Z"/>
          <w:rFonts w:asciiTheme="minorHAnsi" w:eastAsiaTheme="minorEastAsia" w:hAnsiTheme="minorHAnsi" w:cstheme="minorBidi"/>
          <w:noProof/>
          <w:kern w:val="2"/>
          <w:sz w:val="24"/>
          <w:szCs w:val="24"/>
          <w14:ligatures w14:val="standardContextual"/>
        </w:rPr>
      </w:pPr>
      <w:ins w:id="100" w:author="Michelle Le Roux" w:date="2026-03-13T10:34:00Z" w16du:dateUtc="2026-03-13T08:34:00Z">
        <w:r w:rsidRPr="008E0101">
          <w:rPr>
            <w:rStyle w:val="Hyperlink"/>
            <w:noProof/>
          </w:rPr>
          <w:fldChar w:fldCharType="begin"/>
        </w:r>
        <w:r w:rsidRPr="008E0101">
          <w:rPr>
            <w:rStyle w:val="Hyperlink"/>
            <w:noProof/>
          </w:rPr>
          <w:instrText xml:space="preserve"> </w:instrText>
        </w:r>
        <w:r>
          <w:rPr>
            <w:noProof/>
          </w:rPr>
          <w:instrText>HYPERLINK \l "_Toc224290464"</w:instrText>
        </w:r>
        <w:r w:rsidRPr="008E0101">
          <w:rPr>
            <w:rStyle w:val="Hyperlink"/>
            <w:noProof/>
          </w:rPr>
          <w:instrText xml:space="preserve"> </w:instrText>
        </w:r>
      </w:ins>
      <w:ins w:id="101" w:author="Michelle Le Roux" w:date="2026-03-26T14:22:00Z" w16du:dateUtc="2026-03-26T12:22:00Z">
        <w:r w:rsidR="000B3471" w:rsidRPr="008E0101">
          <w:rPr>
            <w:rStyle w:val="Hyperlink"/>
            <w:noProof/>
          </w:rPr>
        </w:r>
      </w:ins>
      <w:ins w:id="102" w:author="Michelle Le Roux" w:date="2026-03-13T10:34:00Z" w16du:dateUtc="2026-03-13T08:34:00Z">
        <w:r w:rsidRPr="008E0101">
          <w:rPr>
            <w:rStyle w:val="Hyperlink"/>
            <w:noProof/>
          </w:rPr>
          <w:fldChar w:fldCharType="separate"/>
        </w:r>
        <w:r w:rsidRPr="008E0101">
          <w:rPr>
            <w:rStyle w:val="Hyperlink"/>
            <w:noProof/>
          </w:rPr>
          <w:t>Table 2: Estimated project costs</w:t>
        </w:r>
        <w:r>
          <w:rPr>
            <w:noProof/>
            <w:webHidden/>
          </w:rPr>
          <w:tab/>
        </w:r>
        <w:r>
          <w:rPr>
            <w:noProof/>
            <w:webHidden/>
          </w:rPr>
          <w:fldChar w:fldCharType="begin"/>
        </w:r>
        <w:r>
          <w:rPr>
            <w:noProof/>
            <w:webHidden/>
          </w:rPr>
          <w:instrText xml:space="preserve"> PAGEREF _Toc224290464 \h </w:instrText>
        </w:r>
      </w:ins>
      <w:r>
        <w:rPr>
          <w:noProof/>
          <w:webHidden/>
        </w:rPr>
      </w:r>
      <w:ins w:id="103" w:author="Michelle Le Roux" w:date="2026-03-13T10:34:00Z" w16du:dateUtc="2026-03-13T08:34:00Z">
        <w:r>
          <w:rPr>
            <w:noProof/>
            <w:webHidden/>
          </w:rPr>
          <w:fldChar w:fldCharType="separate"/>
        </w:r>
      </w:ins>
      <w:ins w:id="104" w:author="Michelle Le Roux" w:date="2026-03-26T14:22:00Z" w16du:dateUtc="2026-03-26T12:22:00Z">
        <w:r w:rsidR="000B3471">
          <w:rPr>
            <w:noProof/>
            <w:webHidden/>
          </w:rPr>
          <w:t>16</w:t>
        </w:r>
      </w:ins>
      <w:ins w:id="105" w:author="Michelle Le Roux" w:date="2026-03-13T10:34:00Z" w16du:dateUtc="2026-03-13T08:34:00Z">
        <w:r>
          <w:rPr>
            <w:noProof/>
            <w:webHidden/>
          </w:rPr>
          <w:fldChar w:fldCharType="end"/>
        </w:r>
        <w:r w:rsidRPr="008E0101">
          <w:rPr>
            <w:rStyle w:val="Hyperlink"/>
            <w:noProof/>
          </w:rPr>
          <w:fldChar w:fldCharType="end"/>
        </w:r>
      </w:ins>
    </w:p>
    <w:p w14:paraId="1F55C028" w14:textId="6BFC94E3" w:rsidR="00332735" w:rsidRDefault="00332735">
      <w:pPr>
        <w:pStyle w:val="TableofFigures"/>
        <w:tabs>
          <w:tab w:val="right" w:leader="dot" w:pos="9016"/>
        </w:tabs>
        <w:rPr>
          <w:ins w:id="106" w:author="Michelle Le Roux" w:date="2026-03-13T10:34:00Z" w16du:dateUtc="2026-03-13T08:34:00Z"/>
          <w:rFonts w:asciiTheme="minorHAnsi" w:eastAsiaTheme="minorEastAsia" w:hAnsiTheme="minorHAnsi" w:cstheme="minorBidi"/>
          <w:noProof/>
          <w:kern w:val="2"/>
          <w:sz w:val="24"/>
          <w:szCs w:val="24"/>
          <w14:ligatures w14:val="standardContextual"/>
        </w:rPr>
      </w:pPr>
      <w:ins w:id="107" w:author="Michelle Le Roux" w:date="2026-03-13T10:34:00Z" w16du:dateUtc="2026-03-13T08:34:00Z">
        <w:r w:rsidRPr="008E0101">
          <w:rPr>
            <w:rStyle w:val="Hyperlink"/>
            <w:noProof/>
          </w:rPr>
          <w:fldChar w:fldCharType="begin"/>
        </w:r>
        <w:r w:rsidRPr="008E0101">
          <w:rPr>
            <w:rStyle w:val="Hyperlink"/>
            <w:noProof/>
          </w:rPr>
          <w:instrText xml:space="preserve"> </w:instrText>
        </w:r>
        <w:r>
          <w:rPr>
            <w:noProof/>
          </w:rPr>
          <w:instrText>HYPERLINK \l "_Toc224290465"</w:instrText>
        </w:r>
        <w:r w:rsidRPr="008E0101">
          <w:rPr>
            <w:rStyle w:val="Hyperlink"/>
            <w:noProof/>
          </w:rPr>
          <w:instrText xml:space="preserve"> </w:instrText>
        </w:r>
      </w:ins>
      <w:ins w:id="108" w:author="Michelle Le Roux" w:date="2026-03-26T14:22:00Z" w16du:dateUtc="2026-03-26T12:22:00Z">
        <w:r w:rsidR="000B3471" w:rsidRPr="008E0101">
          <w:rPr>
            <w:rStyle w:val="Hyperlink"/>
            <w:noProof/>
          </w:rPr>
        </w:r>
      </w:ins>
      <w:ins w:id="109" w:author="Michelle Le Roux" w:date="2026-03-13T10:34:00Z" w16du:dateUtc="2026-03-13T08:34:00Z">
        <w:r w:rsidRPr="008E0101">
          <w:rPr>
            <w:rStyle w:val="Hyperlink"/>
            <w:noProof/>
          </w:rPr>
          <w:fldChar w:fldCharType="separate"/>
        </w:r>
        <w:r w:rsidRPr="008E0101">
          <w:rPr>
            <w:rStyle w:val="Hyperlink"/>
            <w:noProof/>
          </w:rPr>
          <w:t>Table 3: Risk matrix</w:t>
        </w:r>
        <w:r>
          <w:rPr>
            <w:noProof/>
            <w:webHidden/>
          </w:rPr>
          <w:tab/>
        </w:r>
        <w:r>
          <w:rPr>
            <w:noProof/>
            <w:webHidden/>
          </w:rPr>
          <w:fldChar w:fldCharType="begin"/>
        </w:r>
        <w:r>
          <w:rPr>
            <w:noProof/>
            <w:webHidden/>
          </w:rPr>
          <w:instrText xml:space="preserve"> PAGEREF _Toc224290465 \h </w:instrText>
        </w:r>
      </w:ins>
      <w:r>
        <w:rPr>
          <w:noProof/>
          <w:webHidden/>
        </w:rPr>
      </w:r>
      <w:ins w:id="110" w:author="Michelle Le Roux" w:date="2026-03-13T10:34:00Z" w16du:dateUtc="2026-03-13T08:34:00Z">
        <w:r>
          <w:rPr>
            <w:noProof/>
            <w:webHidden/>
          </w:rPr>
          <w:fldChar w:fldCharType="separate"/>
        </w:r>
      </w:ins>
      <w:ins w:id="111" w:author="Michelle Le Roux" w:date="2026-03-26T14:22:00Z" w16du:dateUtc="2026-03-26T12:22:00Z">
        <w:r w:rsidR="000B3471">
          <w:rPr>
            <w:noProof/>
            <w:webHidden/>
          </w:rPr>
          <w:t>18</w:t>
        </w:r>
      </w:ins>
      <w:ins w:id="112" w:author="Michelle Le Roux" w:date="2026-03-13T10:34:00Z" w16du:dateUtc="2026-03-13T08:34:00Z">
        <w:r>
          <w:rPr>
            <w:noProof/>
            <w:webHidden/>
          </w:rPr>
          <w:fldChar w:fldCharType="end"/>
        </w:r>
        <w:r w:rsidRPr="008E0101">
          <w:rPr>
            <w:rStyle w:val="Hyperlink"/>
            <w:noProof/>
          </w:rPr>
          <w:fldChar w:fldCharType="end"/>
        </w:r>
      </w:ins>
    </w:p>
    <w:p w14:paraId="37B97BE6" w14:textId="3C577CD7" w:rsidR="00332735" w:rsidRDefault="00332735">
      <w:pPr>
        <w:pStyle w:val="TableofFigures"/>
        <w:tabs>
          <w:tab w:val="right" w:leader="dot" w:pos="9016"/>
        </w:tabs>
        <w:rPr>
          <w:ins w:id="113" w:author="Michelle Le Roux" w:date="2026-03-13T10:34:00Z" w16du:dateUtc="2026-03-13T08:34:00Z"/>
          <w:rFonts w:asciiTheme="minorHAnsi" w:eastAsiaTheme="minorEastAsia" w:hAnsiTheme="minorHAnsi" w:cstheme="minorBidi"/>
          <w:noProof/>
          <w:kern w:val="2"/>
          <w:sz w:val="24"/>
          <w:szCs w:val="24"/>
          <w14:ligatures w14:val="standardContextual"/>
        </w:rPr>
      </w:pPr>
      <w:ins w:id="114" w:author="Michelle Le Roux" w:date="2026-03-13T10:34:00Z" w16du:dateUtc="2026-03-13T08:34:00Z">
        <w:r w:rsidRPr="008E0101">
          <w:rPr>
            <w:rStyle w:val="Hyperlink"/>
            <w:noProof/>
          </w:rPr>
          <w:fldChar w:fldCharType="begin"/>
        </w:r>
        <w:r w:rsidRPr="008E0101">
          <w:rPr>
            <w:rStyle w:val="Hyperlink"/>
            <w:noProof/>
          </w:rPr>
          <w:instrText xml:space="preserve"> </w:instrText>
        </w:r>
        <w:r>
          <w:rPr>
            <w:noProof/>
          </w:rPr>
          <w:instrText>HYPERLINK \l "_Toc224290466"</w:instrText>
        </w:r>
        <w:r w:rsidRPr="008E0101">
          <w:rPr>
            <w:rStyle w:val="Hyperlink"/>
            <w:noProof/>
          </w:rPr>
          <w:instrText xml:space="preserve"> </w:instrText>
        </w:r>
      </w:ins>
      <w:ins w:id="115" w:author="Michelle Le Roux" w:date="2026-03-26T14:22:00Z" w16du:dateUtc="2026-03-26T12:22:00Z">
        <w:r w:rsidR="000B3471" w:rsidRPr="008E0101">
          <w:rPr>
            <w:rStyle w:val="Hyperlink"/>
            <w:noProof/>
          </w:rPr>
        </w:r>
      </w:ins>
      <w:ins w:id="116" w:author="Michelle Le Roux" w:date="2026-03-13T10:34:00Z" w16du:dateUtc="2026-03-13T08:34:00Z">
        <w:r w:rsidRPr="008E0101">
          <w:rPr>
            <w:rStyle w:val="Hyperlink"/>
            <w:noProof/>
          </w:rPr>
          <w:fldChar w:fldCharType="separate"/>
        </w:r>
        <w:r w:rsidRPr="008E0101">
          <w:rPr>
            <w:rStyle w:val="Hyperlink"/>
            <w:noProof/>
          </w:rPr>
          <w:t xml:space="preserve">Table 4: Project </w:t>
        </w:r>
      </w:ins>
      <w:ins w:id="117" w:author="Michelle Le Roux" w:date="2026-03-26T13:23:00Z" w16du:dateUtc="2026-03-26T11:23:00Z">
        <w:r w:rsidR="005C1219">
          <w:rPr>
            <w:rStyle w:val="Hyperlink"/>
            <w:noProof/>
          </w:rPr>
          <w:t>s</w:t>
        </w:r>
      </w:ins>
      <w:ins w:id="118" w:author="Michelle Le Roux" w:date="2026-03-13T10:34:00Z" w16du:dateUtc="2026-03-13T08:34:00Z">
        <w:r w:rsidRPr="008E0101">
          <w:rPr>
            <w:rStyle w:val="Hyperlink"/>
            <w:noProof/>
          </w:rPr>
          <w:t xml:space="preserve">uccess </w:t>
        </w:r>
      </w:ins>
      <w:ins w:id="119" w:author="Michelle Le Roux" w:date="2026-03-26T13:23:00Z" w16du:dateUtc="2026-03-26T11:23:00Z">
        <w:r w:rsidR="005C1219">
          <w:rPr>
            <w:rStyle w:val="Hyperlink"/>
            <w:noProof/>
          </w:rPr>
          <w:t>m</w:t>
        </w:r>
      </w:ins>
      <w:ins w:id="120" w:author="Michelle Le Roux" w:date="2026-03-13T10:34:00Z" w16du:dateUtc="2026-03-13T08:34:00Z">
        <w:r w:rsidRPr="008E0101">
          <w:rPr>
            <w:rStyle w:val="Hyperlink"/>
            <w:noProof/>
          </w:rPr>
          <w:t>atrix</w:t>
        </w:r>
        <w:r>
          <w:rPr>
            <w:noProof/>
            <w:webHidden/>
          </w:rPr>
          <w:tab/>
        </w:r>
        <w:r>
          <w:rPr>
            <w:noProof/>
            <w:webHidden/>
          </w:rPr>
          <w:fldChar w:fldCharType="begin"/>
        </w:r>
        <w:r>
          <w:rPr>
            <w:noProof/>
            <w:webHidden/>
          </w:rPr>
          <w:instrText xml:space="preserve"> PAGEREF _Toc224290466 \h </w:instrText>
        </w:r>
      </w:ins>
      <w:r>
        <w:rPr>
          <w:noProof/>
          <w:webHidden/>
        </w:rPr>
      </w:r>
      <w:ins w:id="121" w:author="Michelle Le Roux" w:date="2026-03-13T10:34:00Z" w16du:dateUtc="2026-03-13T08:34:00Z">
        <w:r>
          <w:rPr>
            <w:noProof/>
            <w:webHidden/>
          </w:rPr>
          <w:fldChar w:fldCharType="separate"/>
        </w:r>
      </w:ins>
      <w:ins w:id="122" w:author="Michelle Le Roux" w:date="2026-03-26T14:22:00Z" w16du:dateUtc="2026-03-26T12:22:00Z">
        <w:r w:rsidR="000B3471">
          <w:rPr>
            <w:noProof/>
            <w:webHidden/>
          </w:rPr>
          <w:t>19</w:t>
        </w:r>
      </w:ins>
      <w:ins w:id="123" w:author="Michelle Le Roux" w:date="2026-03-13T10:34:00Z" w16du:dateUtc="2026-03-13T08:34:00Z">
        <w:r>
          <w:rPr>
            <w:noProof/>
            <w:webHidden/>
          </w:rPr>
          <w:fldChar w:fldCharType="end"/>
        </w:r>
        <w:r w:rsidRPr="008E0101">
          <w:rPr>
            <w:rStyle w:val="Hyperlink"/>
            <w:noProof/>
          </w:rPr>
          <w:fldChar w:fldCharType="end"/>
        </w:r>
      </w:ins>
    </w:p>
    <w:p w14:paraId="237A35D8" w14:textId="75672402" w:rsidR="00AA6682" w:rsidDel="002A32C7" w:rsidRDefault="00AA6682">
      <w:pPr>
        <w:pStyle w:val="TableofFigures"/>
        <w:tabs>
          <w:tab w:val="right" w:leader="dot" w:pos="9016"/>
        </w:tabs>
        <w:rPr>
          <w:del w:id="124" w:author="Michelle Le Roux" w:date="2026-03-13T09:31:00Z" w16du:dateUtc="2026-03-13T07:31:00Z"/>
          <w:rFonts w:asciiTheme="minorHAnsi" w:eastAsiaTheme="minorEastAsia" w:hAnsiTheme="minorHAnsi" w:cstheme="minorBidi"/>
          <w:noProof/>
          <w:kern w:val="2"/>
          <w:sz w:val="24"/>
          <w:szCs w:val="24"/>
          <w14:ligatures w14:val="standardContextual"/>
        </w:rPr>
      </w:pPr>
      <w:del w:id="125" w:author="Michelle Le Roux" w:date="2026-03-13T09:31:00Z" w16du:dateUtc="2026-03-13T07:31:00Z">
        <w:r w:rsidRPr="002A32C7" w:rsidDel="002A32C7">
          <w:rPr>
            <w:noProof/>
            <w:rPrChange w:id="126" w:author="Michelle Le Roux" w:date="2026-03-13T09:31:00Z" w16du:dateUtc="2026-03-13T07:31:00Z">
              <w:rPr>
                <w:rStyle w:val="Hyperlink"/>
                <w:noProof/>
              </w:rPr>
            </w:rPrChange>
          </w:rPr>
          <w:delText>Table 1: Project Plan</w:delText>
        </w:r>
        <w:r w:rsidDel="002A32C7">
          <w:rPr>
            <w:noProof/>
            <w:webHidden/>
          </w:rPr>
          <w:tab/>
          <w:delText>0</w:delText>
        </w:r>
      </w:del>
    </w:p>
    <w:p w14:paraId="22707424" w14:textId="7C32C786" w:rsidR="00AA6682" w:rsidDel="002A32C7" w:rsidRDefault="00AA6682" w:rsidP="00C44375">
      <w:pPr>
        <w:pStyle w:val="TableofFigures"/>
        <w:tabs>
          <w:tab w:val="right" w:leader="dot" w:pos="9016"/>
        </w:tabs>
        <w:rPr>
          <w:del w:id="127" w:author="Michelle Le Roux" w:date="2026-03-13T09:31:00Z" w16du:dateUtc="2026-03-13T07:31:00Z"/>
          <w:rFonts w:asciiTheme="minorHAnsi" w:eastAsiaTheme="minorEastAsia" w:hAnsiTheme="minorHAnsi" w:cstheme="minorBidi"/>
          <w:noProof/>
          <w:kern w:val="2"/>
          <w:sz w:val="24"/>
          <w:szCs w:val="24"/>
          <w14:ligatures w14:val="standardContextual"/>
        </w:rPr>
      </w:pPr>
      <w:del w:id="128" w:author="Michelle Le Roux" w:date="2026-03-13T09:31:00Z" w16du:dateUtc="2026-03-13T07:31:00Z">
        <w:r w:rsidRPr="002A32C7" w:rsidDel="002A32C7">
          <w:rPr>
            <w:noProof/>
            <w:rPrChange w:id="129" w:author="Michelle Le Roux" w:date="2026-03-13T09:31:00Z" w16du:dateUtc="2026-03-13T07:31:00Z">
              <w:rPr>
                <w:rStyle w:val="Hyperlink"/>
                <w:noProof/>
              </w:rPr>
            </w:rPrChange>
          </w:rPr>
          <w:delText>Table 2: Estimated project costs</w:delText>
        </w:r>
        <w:r w:rsidR="00C44375" w:rsidDel="002A32C7">
          <w:rPr>
            <w:noProof/>
            <w:webHidden/>
          </w:rPr>
          <w:tab/>
        </w:r>
        <w:r w:rsidDel="002A32C7">
          <w:rPr>
            <w:noProof/>
            <w:webHidden/>
          </w:rPr>
          <w:delText>3</w:delText>
        </w:r>
      </w:del>
    </w:p>
    <w:p w14:paraId="4F24464B" w14:textId="269E1DA6" w:rsidR="00AA6682" w:rsidDel="002A32C7" w:rsidRDefault="00AA6682">
      <w:pPr>
        <w:pStyle w:val="TableofFigures"/>
        <w:tabs>
          <w:tab w:val="right" w:leader="dot" w:pos="9016"/>
        </w:tabs>
        <w:rPr>
          <w:del w:id="130" w:author="Michelle Le Roux" w:date="2026-03-13T09:31:00Z" w16du:dateUtc="2026-03-13T07:31:00Z"/>
          <w:rFonts w:asciiTheme="minorHAnsi" w:eastAsiaTheme="minorEastAsia" w:hAnsiTheme="minorHAnsi" w:cstheme="minorBidi"/>
          <w:noProof/>
          <w:kern w:val="2"/>
          <w:sz w:val="24"/>
          <w:szCs w:val="24"/>
          <w14:ligatures w14:val="standardContextual"/>
        </w:rPr>
      </w:pPr>
      <w:del w:id="131" w:author="Michelle Le Roux" w:date="2026-03-13T09:31:00Z" w16du:dateUtc="2026-03-13T07:31:00Z">
        <w:r w:rsidRPr="002A32C7" w:rsidDel="002A32C7">
          <w:rPr>
            <w:noProof/>
            <w:rPrChange w:id="132" w:author="Michelle Le Roux" w:date="2026-03-13T09:31:00Z" w16du:dateUtc="2026-03-13T07:31:00Z">
              <w:rPr>
                <w:rStyle w:val="Hyperlink"/>
                <w:noProof/>
              </w:rPr>
            </w:rPrChange>
          </w:rPr>
          <w:delText>Table 3: Risk matrix</w:delText>
        </w:r>
        <w:r w:rsidDel="002A32C7">
          <w:rPr>
            <w:noProof/>
            <w:webHidden/>
          </w:rPr>
          <w:tab/>
          <w:delText>5</w:delText>
        </w:r>
      </w:del>
    </w:p>
    <w:p w14:paraId="3DA99472" w14:textId="003AB36C" w:rsidR="00AA6682" w:rsidDel="002A32C7" w:rsidRDefault="00AA6682">
      <w:pPr>
        <w:pStyle w:val="TableofFigures"/>
        <w:tabs>
          <w:tab w:val="right" w:leader="dot" w:pos="9016"/>
        </w:tabs>
        <w:rPr>
          <w:del w:id="133" w:author="Michelle Le Roux" w:date="2026-03-13T09:31:00Z" w16du:dateUtc="2026-03-13T07:31:00Z"/>
          <w:rFonts w:asciiTheme="minorHAnsi" w:eastAsiaTheme="minorEastAsia" w:hAnsiTheme="minorHAnsi" w:cstheme="minorBidi"/>
          <w:noProof/>
          <w:kern w:val="2"/>
          <w:sz w:val="24"/>
          <w:szCs w:val="24"/>
          <w14:ligatures w14:val="standardContextual"/>
        </w:rPr>
      </w:pPr>
      <w:del w:id="134" w:author="Michelle Le Roux" w:date="2026-03-13T09:31:00Z" w16du:dateUtc="2026-03-13T07:31:00Z">
        <w:r w:rsidRPr="002A32C7" w:rsidDel="002A32C7">
          <w:rPr>
            <w:noProof/>
            <w:rPrChange w:id="135" w:author="Michelle Le Roux" w:date="2026-03-13T09:31:00Z" w16du:dateUtc="2026-03-13T07:31:00Z">
              <w:rPr>
                <w:rStyle w:val="Hyperlink"/>
                <w:noProof/>
              </w:rPr>
            </w:rPrChange>
          </w:rPr>
          <w:delText>Table 4: Project Success Matrix</w:delText>
        </w:r>
        <w:r w:rsidDel="002A32C7">
          <w:rPr>
            <w:noProof/>
            <w:webHidden/>
          </w:rPr>
          <w:tab/>
          <w:delText>6</w:delText>
        </w:r>
      </w:del>
    </w:p>
    <w:p w14:paraId="0478E754" w14:textId="2DB0B427" w:rsidR="00905A8E" w:rsidDel="00332735" w:rsidRDefault="00905A8E">
      <w:pPr>
        <w:spacing w:line="259" w:lineRule="auto"/>
        <w:jc w:val="left"/>
        <w:rPr>
          <w:del w:id="136" w:author="Michelle Le Roux" w:date="2026-03-13T10:34:00Z" w16du:dateUtc="2026-03-13T08:34:00Z"/>
          <w:b/>
          <w:bCs/>
          <w:sz w:val="32"/>
          <w:szCs w:val="32"/>
        </w:rPr>
      </w:pPr>
      <w:r>
        <w:rPr>
          <w:b/>
          <w:bCs/>
          <w:sz w:val="32"/>
          <w:szCs w:val="32"/>
        </w:rPr>
        <w:fldChar w:fldCharType="end"/>
      </w:r>
    </w:p>
    <w:p w14:paraId="7FF72136" w14:textId="77777777" w:rsidR="00332735" w:rsidRDefault="00332735">
      <w:pPr>
        <w:spacing w:line="259" w:lineRule="auto"/>
        <w:jc w:val="left"/>
        <w:rPr>
          <w:ins w:id="137" w:author="Michelle Le Roux" w:date="2026-03-13T10:34:00Z" w16du:dateUtc="2026-03-13T08:34:00Z"/>
          <w:b/>
          <w:bCs/>
          <w:sz w:val="32"/>
          <w:szCs w:val="32"/>
        </w:rPr>
      </w:pPr>
    </w:p>
    <w:p w14:paraId="7FE296AC" w14:textId="0D5DAE77" w:rsidR="00C835B8" w:rsidRDefault="00363020">
      <w:pPr>
        <w:spacing w:line="259" w:lineRule="auto"/>
        <w:jc w:val="left"/>
        <w:rPr>
          <w:b/>
          <w:bCs/>
          <w:sz w:val="32"/>
          <w:szCs w:val="32"/>
        </w:rPr>
      </w:pPr>
      <w:r w:rsidRPr="00183DD1">
        <w:rPr>
          <w:b/>
          <w:bCs/>
          <w:sz w:val="32"/>
          <w:szCs w:val="32"/>
        </w:rPr>
        <w:t xml:space="preserve">LIST OF </w:t>
      </w:r>
      <w:r>
        <w:rPr>
          <w:b/>
          <w:bCs/>
          <w:sz w:val="32"/>
          <w:szCs w:val="32"/>
        </w:rPr>
        <w:t>FIGURES</w:t>
      </w:r>
    </w:p>
    <w:p w14:paraId="55BF9CA0" w14:textId="69133A1D" w:rsidR="000A1C93" w:rsidRDefault="00363020">
      <w:pPr>
        <w:pStyle w:val="TableofFigures"/>
        <w:tabs>
          <w:tab w:val="right" w:leader="dot" w:pos="9016"/>
        </w:tabs>
        <w:rPr>
          <w:ins w:id="138" w:author="Michelle Le Roux" w:date="2026-03-13T10:29:00Z" w16du:dateUtc="2026-03-13T08:29:00Z"/>
          <w:rFonts w:asciiTheme="minorHAnsi" w:eastAsiaTheme="minorEastAsia" w:hAnsiTheme="minorHAnsi" w:cstheme="minorBidi"/>
          <w:noProof/>
          <w:kern w:val="2"/>
          <w:sz w:val="24"/>
          <w:szCs w:val="24"/>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ins w:id="139" w:author="Michelle Le Roux" w:date="2026-03-13T10:29:00Z" w16du:dateUtc="2026-03-13T08:29:00Z">
        <w:r w:rsidR="000A1C93" w:rsidRPr="00BE2B32">
          <w:rPr>
            <w:rStyle w:val="Hyperlink"/>
            <w:noProof/>
          </w:rPr>
          <w:fldChar w:fldCharType="begin"/>
        </w:r>
        <w:r w:rsidR="000A1C93" w:rsidRPr="00BE2B32">
          <w:rPr>
            <w:rStyle w:val="Hyperlink"/>
            <w:noProof/>
          </w:rPr>
          <w:instrText xml:space="preserve"> </w:instrText>
        </w:r>
        <w:r w:rsidR="000A1C93">
          <w:rPr>
            <w:noProof/>
          </w:rPr>
          <w:instrText>HYPERLINK \l "_Toc224290165"</w:instrText>
        </w:r>
        <w:r w:rsidR="000A1C93" w:rsidRPr="00BE2B32">
          <w:rPr>
            <w:rStyle w:val="Hyperlink"/>
            <w:noProof/>
          </w:rPr>
          <w:instrText xml:space="preserve"> </w:instrText>
        </w:r>
      </w:ins>
      <w:ins w:id="140" w:author="Michelle Le Roux" w:date="2026-03-26T14:22:00Z" w16du:dateUtc="2026-03-26T12:22:00Z">
        <w:r w:rsidR="000B3471" w:rsidRPr="00BE2B32">
          <w:rPr>
            <w:rStyle w:val="Hyperlink"/>
            <w:noProof/>
          </w:rPr>
        </w:r>
      </w:ins>
      <w:ins w:id="141" w:author="Michelle Le Roux" w:date="2026-03-13T10:29:00Z" w16du:dateUtc="2026-03-13T08:29:00Z">
        <w:r w:rsidR="000A1C93" w:rsidRPr="00BE2B32">
          <w:rPr>
            <w:rStyle w:val="Hyperlink"/>
            <w:noProof/>
          </w:rPr>
          <w:fldChar w:fldCharType="separate"/>
        </w:r>
        <w:r w:rsidR="000A1C93" w:rsidRPr="00BE2B32">
          <w:rPr>
            <w:rStyle w:val="Hyperlink"/>
            <w:noProof/>
          </w:rPr>
          <w:t>Figure A: Work breakdown structure</w:t>
        </w:r>
        <w:r w:rsidR="000A1C93">
          <w:rPr>
            <w:noProof/>
            <w:webHidden/>
          </w:rPr>
          <w:tab/>
        </w:r>
        <w:r w:rsidR="000A1C93">
          <w:rPr>
            <w:noProof/>
            <w:webHidden/>
          </w:rPr>
          <w:fldChar w:fldCharType="begin"/>
        </w:r>
        <w:r w:rsidR="000A1C93">
          <w:rPr>
            <w:noProof/>
            <w:webHidden/>
          </w:rPr>
          <w:instrText xml:space="preserve"> PAGEREF _Toc224290165 \h </w:instrText>
        </w:r>
      </w:ins>
      <w:r w:rsidR="000A1C93">
        <w:rPr>
          <w:noProof/>
          <w:webHidden/>
        </w:rPr>
      </w:r>
      <w:ins w:id="142" w:author="Michelle Le Roux" w:date="2026-03-13T10:29:00Z" w16du:dateUtc="2026-03-13T08:29:00Z">
        <w:r w:rsidR="000A1C93">
          <w:rPr>
            <w:noProof/>
            <w:webHidden/>
          </w:rPr>
          <w:fldChar w:fldCharType="separate"/>
        </w:r>
      </w:ins>
      <w:ins w:id="143" w:author="Michelle Le Roux" w:date="2026-03-26T14:22:00Z" w16du:dateUtc="2026-03-26T12:22:00Z">
        <w:r w:rsidR="000B3471">
          <w:rPr>
            <w:noProof/>
            <w:webHidden/>
          </w:rPr>
          <w:t>22</w:t>
        </w:r>
      </w:ins>
      <w:ins w:id="144" w:author="Michelle Le Roux" w:date="2026-03-13T10:29:00Z" w16du:dateUtc="2026-03-13T08:29:00Z">
        <w:r w:rsidR="000A1C93">
          <w:rPr>
            <w:noProof/>
            <w:webHidden/>
          </w:rPr>
          <w:fldChar w:fldCharType="end"/>
        </w:r>
        <w:r w:rsidR="000A1C93" w:rsidRPr="00BE2B32">
          <w:rPr>
            <w:rStyle w:val="Hyperlink"/>
            <w:noProof/>
          </w:rPr>
          <w:fldChar w:fldCharType="end"/>
        </w:r>
      </w:ins>
    </w:p>
    <w:p w14:paraId="32E891F3" w14:textId="031177AD" w:rsidR="000A1C93" w:rsidRDefault="000A1C93">
      <w:pPr>
        <w:pStyle w:val="TableofFigures"/>
        <w:tabs>
          <w:tab w:val="right" w:leader="dot" w:pos="9016"/>
        </w:tabs>
        <w:rPr>
          <w:ins w:id="145" w:author="Michelle Le Roux" w:date="2026-03-13T10:29:00Z" w16du:dateUtc="2026-03-13T08:29:00Z"/>
          <w:rFonts w:asciiTheme="minorHAnsi" w:eastAsiaTheme="minorEastAsia" w:hAnsiTheme="minorHAnsi" w:cstheme="minorBidi"/>
          <w:noProof/>
          <w:kern w:val="2"/>
          <w:sz w:val="24"/>
          <w:szCs w:val="24"/>
          <w14:ligatures w14:val="standardContextual"/>
        </w:rPr>
      </w:pPr>
      <w:ins w:id="146" w:author="Michelle Le Roux" w:date="2026-03-13T10:29:00Z" w16du:dateUtc="2026-03-13T08:29:00Z">
        <w:r w:rsidRPr="00BE2B32">
          <w:rPr>
            <w:rStyle w:val="Hyperlink"/>
            <w:noProof/>
          </w:rPr>
          <w:fldChar w:fldCharType="begin"/>
        </w:r>
        <w:r w:rsidRPr="00BE2B32">
          <w:rPr>
            <w:rStyle w:val="Hyperlink"/>
            <w:noProof/>
          </w:rPr>
          <w:instrText xml:space="preserve"> </w:instrText>
        </w:r>
        <w:r>
          <w:rPr>
            <w:noProof/>
          </w:rPr>
          <w:instrText>HYPERLINK \l "_Toc224290166"</w:instrText>
        </w:r>
        <w:r w:rsidRPr="00BE2B32">
          <w:rPr>
            <w:rStyle w:val="Hyperlink"/>
            <w:noProof/>
          </w:rPr>
          <w:instrText xml:space="preserve"> </w:instrText>
        </w:r>
      </w:ins>
      <w:ins w:id="147" w:author="Michelle Le Roux" w:date="2026-03-26T14:22:00Z" w16du:dateUtc="2026-03-26T12:22:00Z">
        <w:r w:rsidR="000B3471" w:rsidRPr="00BE2B32">
          <w:rPr>
            <w:rStyle w:val="Hyperlink"/>
            <w:noProof/>
          </w:rPr>
        </w:r>
      </w:ins>
      <w:ins w:id="148" w:author="Michelle Le Roux" w:date="2026-03-13T10:29:00Z" w16du:dateUtc="2026-03-13T08:29:00Z">
        <w:r w:rsidRPr="00BE2B32">
          <w:rPr>
            <w:rStyle w:val="Hyperlink"/>
            <w:noProof/>
          </w:rPr>
          <w:fldChar w:fldCharType="separate"/>
        </w:r>
        <w:r w:rsidRPr="00BE2B32">
          <w:rPr>
            <w:rStyle w:val="Hyperlink"/>
            <w:noProof/>
          </w:rPr>
          <w:t>Figure B: Gantt-chart</w:t>
        </w:r>
        <w:r>
          <w:rPr>
            <w:noProof/>
            <w:webHidden/>
          </w:rPr>
          <w:tab/>
        </w:r>
        <w:r>
          <w:rPr>
            <w:noProof/>
            <w:webHidden/>
          </w:rPr>
          <w:fldChar w:fldCharType="begin"/>
        </w:r>
        <w:r>
          <w:rPr>
            <w:noProof/>
            <w:webHidden/>
          </w:rPr>
          <w:instrText xml:space="preserve"> PAGEREF _Toc224290166 \h </w:instrText>
        </w:r>
      </w:ins>
      <w:r>
        <w:rPr>
          <w:noProof/>
          <w:webHidden/>
        </w:rPr>
      </w:r>
      <w:ins w:id="149" w:author="Michelle Le Roux" w:date="2026-03-13T10:29:00Z" w16du:dateUtc="2026-03-13T08:29:00Z">
        <w:r>
          <w:rPr>
            <w:noProof/>
            <w:webHidden/>
          </w:rPr>
          <w:fldChar w:fldCharType="separate"/>
        </w:r>
      </w:ins>
      <w:ins w:id="150" w:author="Michelle Le Roux" w:date="2026-03-26T14:22:00Z" w16du:dateUtc="2026-03-26T12:22:00Z">
        <w:r w:rsidR="000B3471">
          <w:rPr>
            <w:noProof/>
            <w:webHidden/>
          </w:rPr>
          <w:t>23</w:t>
        </w:r>
      </w:ins>
      <w:ins w:id="151" w:author="Michelle Le Roux" w:date="2026-03-13T10:29:00Z" w16du:dateUtc="2026-03-13T08:29:00Z">
        <w:r>
          <w:rPr>
            <w:noProof/>
            <w:webHidden/>
          </w:rPr>
          <w:fldChar w:fldCharType="end"/>
        </w:r>
        <w:r w:rsidRPr="00BE2B32">
          <w:rPr>
            <w:rStyle w:val="Hyperlink"/>
            <w:noProof/>
          </w:rPr>
          <w:fldChar w:fldCharType="end"/>
        </w:r>
      </w:ins>
    </w:p>
    <w:p w14:paraId="2326A692" w14:textId="1282B67E" w:rsidR="000A1C93" w:rsidRDefault="000A1C93">
      <w:pPr>
        <w:pStyle w:val="TableofFigures"/>
        <w:tabs>
          <w:tab w:val="right" w:leader="dot" w:pos="9016"/>
        </w:tabs>
        <w:rPr>
          <w:ins w:id="152" w:author="Michelle Le Roux" w:date="2026-03-13T10:29:00Z" w16du:dateUtc="2026-03-13T08:29:00Z"/>
          <w:rFonts w:asciiTheme="minorHAnsi" w:eastAsiaTheme="minorEastAsia" w:hAnsiTheme="minorHAnsi" w:cstheme="minorBidi"/>
          <w:noProof/>
          <w:kern w:val="2"/>
          <w:sz w:val="24"/>
          <w:szCs w:val="24"/>
          <w14:ligatures w14:val="standardContextual"/>
        </w:rPr>
      </w:pPr>
      <w:ins w:id="153" w:author="Michelle Le Roux" w:date="2026-03-13T10:29:00Z" w16du:dateUtc="2026-03-13T08:29:00Z">
        <w:r w:rsidRPr="00BE2B32">
          <w:rPr>
            <w:rStyle w:val="Hyperlink"/>
            <w:noProof/>
          </w:rPr>
          <w:fldChar w:fldCharType="begin"/>
        </w:r>
        <w:r w:rsidRPr="00BE2B32">
          <w:rPr>
            <w:rStyle w:val="Hyperlink"/>
            <w:noProof/>
          </w:rPr>
          <w:instrText xml:space="preserve"> </w:instrText>
        </w:r>
        <w:r>
          <w:rPr>
            <w:noProof/>
          </w:rPr>
          <w:instrText>HYPERLINK \l "_Toc224290168"</w:instrText>
        </w:r>
        <w:r w:rsidRPr="00BE2B32">
          <w:rPr>
            <w:rStyle w:val="Hyperlink"/>
            <w:noProof/>
          </w:rPr>
          <w:instrText xml:space="preserve"> </w:instrText>
        </w:r>
      </w:ins>
      <w:ins w:id="154" w:author="Michelle Le Roux" w:date="2026-03-26T14:22:00Z" w16du:dateUtc="2026-03-26T12:22:00Z">
        <w:r w:rsidR="000B3471" w:rsidRPr="00BE2B32">
          <w:rPr>
            <w:rStyle w:val="Hyperlink"/>
            <w:noProof/>
          </w:rPr>
        </w:r>
      </w:ins>
      <w:ins w:id="155" w:author="Michelle Le Roux" w:date="2026-03-13T10:29:00Z" w16du:dateUtc="2026-03-13T08:29:00Z">
        <w:r w:rsidRPr="00BE2B32">
          <w:rPr>
            <w:rStyle w:val="Hyperlink"/>
            <w:noProof/>
          </w:rPr>
          <w:fldChar w:fldCharType="separate"/>
        </w:r>
        <w:r w:rsidRPr="00BE2B32">
          <w:rPr>
            <w:rStyle w:val="Hyperlink"/>
            <w:noProof/>
          </w:rPr>
          <w:t>Figure C: S-curve</w:t>
        </w:r>
        <w:r>
          <w:rPr>
            <w:noProof/>
            <w:webHidden/>
          </w:rPr>
          <w:tab/>
        </w:r>
        <w:r>
          <w:rPr>
            <w:noProof/>
            <w:webHidden/>
          </w:rPr>
          <w:fldChar w:fldCharType="begin"/>
        </w:r>
        <w:r>
          <w:rPr>
            <w:noProof/>
            <w:webHidden/>
          </w:rPr>
          <w:instrText xml:space="preserve"> PAGEREF _Toc224290168 \h </w:instrText>
        </w:r>
      </w:ins>
      <w:r>
        <w:rPr>
          <w:noProof/>
          <w:webHidden/>
        </w:rPr>
      </w:r>
      <w:ins w:id="156" w:author="Michelle Le Roux" w:date="2026-03-13T10:29:00Z" w16du:dateUtc="2026-03-13T08:29:00Z">
        <w:r>
          <w:rPr>
            <w:noProof/>
            <w:webHidden/>
          </w:rPr>
          <w:fldChar w:fldCharType="separate"/>
        </w:r>
      </w:ins>
      <w:ins w:id="157" w:author="Michelle Le Roux" w:date="2026-03-26T14:22:00Z" w16du:dateUtc="2026-03-26T12:22:00Z">
        <w:r w:rsidR="000B3471">
          <w:rPr>
            <w:noProof/>
            <w:webHidden/>
          </w:rPr>
          <w:t>25</w:t>
        </w:r>
      </w:ins>
      <w:ins w:id="158" w:author="Michelle Le Roux" w:date="2026-03-13T10:29:00Z" w16du:dateUtc="2026-03-13T08:29:00Z">
        <w:r>
          <w:rPr>
            <w:noProof/>
            <w:webHidden/>
          </w:rPr>
          <w:fldChar w:fldCharType="end"/>
        </w:r>
        <w:r w:rsidRPr="00BE2B32">
          <w:rPr>
            <w:rStyle w:val="Hyperlink"/>
            <w:noProof/>
          </w:rPr>
          <w:fldChar w:fldCharType="end"/>
        </w:r>
      </w:ins>
    </w:p>
    <w:p w14:paraId="260922DE" w14:textId="1CD0E417" w:rsidR="00E87C76" w:rsidDel="000A1C93" w:rsidRDefault="00E87C76">
      <w:pPr>
        <w:pStyle w:val="TableofFigures"/>
        <w:tabs>
          <w:tab w:val="right" w:leader="dot" w:pos="9016"/>
        </w:tabs>
        <w:rPr>
          <w:del w:id="159" w:author="Michelle Le Roux" w:date="2026-03-13T10:29:00Z" w16du:dateUtc="2026-03-13T08:29:00Z"/>
          <w:rFonts w:asciiTheme="minorHAnsi" w:eastAsiaTheme="minorEastAsia" w:hAnsiTheme="minorHAnsi" w:cstheme="minorBidi"/>
          <w:noProof/>
          <w:kern w:val="2"/>
          <w:sz w:val="24"/>
          <w:szCs w:val="24"/>
          <w14:ligatures w14:val="standardContextual"/>
        </w:rPr>
      </w:pPr>
      <w:del w:id="160" w:author="Michelle Le Roux" w:date="2026-03-13T10:29:00Z" w16du:dateUtc="2026-03-13T08:29:00Z">
        <w:r w:rsidRPr="000A1C93" w:rsidDel="000A1C93">
          <w:rPr>
            <w:noProof/>
            <w:rPrChange w:id="161" w:author="Michelle Le Roux" w:date="2026-03-13T10:29:00Z" w16du:dateUtc="2026-03-13T08:29:00Z">
              <w:rPr>
                <w:rStyle w:val="Hyperlink"/>
                <w:noProof/>
              </w:rPr>
            </w:rPrChange>
          </w:rPr>
          <w:delText>Figure A: Work breakdown structure</w:delText>
        </w:r>
        <w:r w:rsidDel="000A1C93">
          <w:rPr>
            <w:noProof/>
            <w:webHidden/>
          </w:rPr>
          <w:tab/>
          <w:delText>10</w:delText>
        </w:r>
      </w:del>
    </w:p>
    <w:p w14:paraId="478B7604" w14:textId="43BC2E7C" w:rsidR="00E87C76" w:rsidDel="000A1C93" w:rsidRDefault="00E87C76">
      <w:pPr>
        <w:pStyle w:val="TableofFigures"/>
        <w:tabs>
          <w:tab w:val="right" w:leader="dot" w:pos="9016"/>
        </w:tabs>
        <w:rPr>
          <w:del w:id="162" w:author="Michelle Le Roux" w:date="2026-03-13T10:29:00Z" w16du:dateUtc="2026-03-13T08:29:00Z"/>
          <w:rFonts w:asciiTheme="minorHAnsi" w:eastAsiaTheme="minorEastAsia" w:hAnsiTheme="minorHAnsi" w:cstheme="minorBidi"/>
          <w:noProof/>
          <w:kern w:val="2"/>
          <w:sz w:val="24"/>
          <w:szCs w:val="24"/>
          <w14:ligatures w14:val="standardContextual"/>
        </w:rPr>
      </w:pPr>
      <w:del w:id="163" w:author="Michelle Le Roux" w:date="2026-03-13T10:29:00Z" w16du:dateUtc="2026-03-13T08:29:00Z">
        <w:r w:rsidRPr="000A1C93" w:rsidDel="000A1C93">
          <w:rPr>
            <w:noProof/>
            <w:rPrChange w:id="164" w:author="Michelle Le Roux" w:date="2026-03-13T10:29:00Z" w16du:dateUtc="2026-03-13T08:29:00Z">
              <w:rPr>
                <w:rStyle w:val="Hyperlink"/>
                <w:noProof/>
              </w:rPr>
            </w:rPrChange>
          </w:rPr>
          <w:delText>Figure B: Gantt-chart</w:delText>
        </w:r>
        <w:r w:rsidDel="000A1C93">
          <w:rPr>
            <w:noProof/>
            <w:webHidden/>
          </w:rPr>
          <w:tab/>
          <w:delText>11</w:delText>
        </w:r>
      </w:del>
    </w:p>
    <w:p w14:paraId="4C3B4959" w14:textId="087FEBF3" w:rsidR="00E87C76" w:rsidDel="000A1C93" w:rsidRDefault="00E87C76">
      <w:pPr>
        <w:pStyle w:val="TableofFigures"/>
        <w:tabs>
          <w:tab w:val="right" w:leader="dot" w:pos="9016"/>
        </w:tabs>
        <w:rPr>
          <w:del w:id="165" w:author="Michelle Le Roux" w:date="2026-03-13T10:29:00Z" w16du:dateUtc="2026-03-13T08:29:00Z"/>
          <w:rFonts w:asciiTheme="minorHAnsi" w:eastAsiaTheme="minorEastAsia" w:hAnsiTheme="minorHAnsi" w:cstheme="minorBidi"/>
          <w:noProof/>
          <w:kern w:val="2"/>
          <w:sz w:val="24"/>
          <w:szCs w:val="24"/>
          <w14:ligatures w14:val="standardContextual"/>
        </w:rPr>
      </w:pPr>
      <w:del w:id="166" w:author="Michelle Le Roux" w:date="2026-03-13T10:29:00Z" w16du:dateUtc="2026-03-13T08:29:00Z">
        <w:r w:rsidRPr="000A1C93" w:rsidDel="000A1C93">
          <w:rPr>
            <w:noProof/>
            <w:rPrChange w:id="167" w:author="Michelle Le Roux" w:date="2026-03-13T10:29:00Z" w16du:dateUtc="2026-03-13T08:29:00Z">
              <w:rPr>
                <w:rStyle w:val="Hyperlink"/>
                <w:noProof/>
              </w:rPr>
            </w:rPrChange>
          </w:rPr>
          <w:delText>Figure C: S-curve</w:delText>
        </w:r>
        <w:r w:rsidDel="000A1C93">
          <w:rPr>
            <w:noProof/>
            <w:webHidden/>
          </w:rPr>
          <w:tab/>
          <w:delText>12</w:delText>
        </w:r>
      </w:del>
    </w:p>
    <w:p w14:paraId="06DD0D82" w14:textId="1979C9A1" w:rsidR="00905A8E" w:rsidRPr="00183DD1" w:rsidDel="00854E45" w:rsidRDefault="00363020">
      <w:pPr>
        <w:spacing w:line="259" w:lineRule="auto"/>
        <w:jc w:val="left"/>
        <w:rPr>
          <w:del w:id="168" w:author="Michelle Le Roux" w:date="2026-03-26T12:42:00Z" w16du:dateUtc="2026-03-26T10:42:00Z"/>
          <w:b/>
          <w:bCs/>
          <w:sz w:val="32"/>
          <w:szCs w:val="32"/>
        </w:rPr>
      </w:pPr>
      <w:r>
        <w:rPr>
          <w:b/>
          <w:bCs/>
          <w:sz w:val="32"/>
          <w:szCs w:val="32"/>
        </w:rPr>
        <w:fldChar w:fldCharType="end"/>
      </w:r>
    </w:p>
    <w:p w14:paraId="00000067" w14:textId="77777777" w:rsidR="00DE16A2" w:rsidRPr="00183DD1" w:rsidRDefault="00DE16A2">
      <w:pPr>
        <w:spacing w:line="259" w:lineRule="auto"/>
        <w:jc w:val="left"/>
      </w:pPr>
    </w:p>
    <w:p w14:paraId="00000068" w14:textId="77777777" w:rsidR="00DE16A2" w:rsidRPr="00183DD1" w:rsidRDefault="00137366">
      <w:pPr>
        <w:spacing w:line="259" w:lineRule="auto"/>
        <w:jc w:val="left"/>
      </w:pPr>
      <w:r w:rsidRPr="00183DD1">
        <w:br w:type="page"/>
      </w:r>
    </w:p>
    <w:p w14:paraId="00000069" w14:textId="77777777" w:rsidR="00DE16A2" w:rsidRPr="00183DD1" w:rsidRDefault="00137366">
      <w:pPr>
        <w:spacing w:line="259" w:lineRule="auto"/>
        <w:jc w:val="left"/>
        <w:rPr>
          <w:b/>
          <w:bCs/>
          <w:sz w:val="32"/>
          <w:szCs w:val="32"/>
        </w:rPr>
      </w:pPr>
      <w:r w:rsidRPr="00183DD1">
        <w:rPr>
          <w:b/>
          <w:bCs/>
          <w:sz w:val="32"/>
          <w:szCs w:val="32"/>
        </w:rPr>
        <w:lastRenderedPageBreak/>
        <w:t>LIST OF ABBREVIATIONS</w:t>
      </w:r>
    </w:p>
    <w:p w14:paraId="6B9DE9A5" w14:textId="32C0D178" w:rsidR="008C5AED" w:rsidRDefault="008C5AED" w:rsidP="007D66D2">
      <w:pPr>
        <w:tabs>
          <w:tab w:val="left" w:pos="1440"/>
        </w:tabs>
        <w:rPr>
          <w:ins w:id="169" w:author="Michelle Le Roux" w:date="2026-03-26T14:08:00Z" w16du:dateUtc="2026-03-26T12:08:00Z"/>
        </w:rPr>
      </w:pPr>
      <w:r>
        <w:t>BEER:</w:t>
      </w:r>
      <w:r w:rsidR="00D92CCE">
        <w:tab/>
      </w:r>
      <w:r>
        <w:t>B</w:t>
      </w:r>
      <w:r w:rsidRPr="00183DD1">
        <w:t xml:space="preserve">ehavioural </w:t>
      </w:r>
      <w:r>
        <w:t>E</w:t>
      </w:r>
      <w:r w:rsidRPr="00183DD1">
        <w:t xml:space="preserve">quilibrium </w:t>
      </w:r>
      <w:r>
        <w:t>E</w:t>
      </w:r>
      <w:r w:rsidRPr="00183DD1">
        <w:t xml:space="preserve">xchange </w:t>
      </w:r>
      <w:r>
        <w:t>R</w:t>
      </w:r>
      <w:r w:rsidRPr="00183DD1">
        <w:t>ate</w:t>
      </w:r>
    </w:p>
    <w:p w14:paraId="6AF0E05B" w14:textId="0E3F5934" w:rsidR="00AE1B02" w:rsidDel="00267711" w:rsidRDefault="00AE1B02" w:rsidP="007D66D2">
      <w:pPr>
        <w:tabs>
          <w:tab w:val="left" w:pos="1440"/>
        </w:tabs>
        <w:rPr>
          <w:del w:id="170" w:author="Michelle Le Roux" w:date="2026-03-26T14:09:00Z" w16du:dateUtc="2026-03-26T12:09:00Z"/>
        </w:rPr>
      </w:pPr>
    </w:p>
    <w:p w14:paraId="24196178" w14:textId="05C42127" w:rsidR="008C5AED" w:rsidRDefault="008C5AED" w:rsidP="007D66D2">
      <w:pPr>
        <w:tabs>
          <w:tab w:val="left" w:pos="1440"/>
        </w:tabs>
      </w:pPr>
      <w:r>
        <w:t>FRED:</w:t>
      </w:r>
      <w:r w:rsidR="00D92CCE">
        <w:tab/>
      </w:r>
      <w:r w:rsidRPr="00183DD1">
        <w:t>Federal Reserve Economic Data</w:t>
      </w:r>
    </w:p>
    <w:p w14:paraId="7CBCFC40" w14:textId="0001F53D" w:rsidR="008C5AED" w:rsidRDefault="008C5AED" w:rsidP="007D66D2">
      <w:pPr>
        <w:tabs>
          <w:tab w:val="left" w:pos="1440"/>
        </w:tabs>
      </w:pPr>
      <w:r w:rsidRPr="00183DD1">
        <w:t>GDP:</w:t>
      </w:r>
      <w:r w:rsidR="00D92CCE">
        <w:tab/>
      </w:r>
      <w:r w:rsidRPr="00183DD1">
        <w:t>Gross Domestic Product</w:t>
      </w:r>
    </w:p>
    <w:p w14:paraId="79262446" w14:textId="21028B21" w:rsidR="008C5AED" w:rsidRDefault="008C5AED" w:rsidP="007D66D2">
      <w:pPr>
        <w:tabs>
          <w:tab w:val="left" w:pos="1440"/>
        </w:tabs>
      </w:pPr>
      <w:r>
        <w:t>REER:</w:t>
      </w:r>
      <w:r w:rsidR="00D92CCE">
        <w:tab/>
      </w:r>
      <w:r w:rsidRPr="00616404">
        <w:t>Real Effective Exchange Rate</w:t>
      </w:r>
    </w:p>
    <w:p w14:paraId="474A898A" w14:textId="77F21C3E" w:rsidR="008C5AED" w:rsidRDefault="008C5AED" w:rsidP="007D66D2">
      <w:pPr>
        <w:tabs>
          <w:tab w:val="left" w:pos="1440"/>
        </w:tabs>
      </w:pPr>
      <w:r>
        <w:t>SA:</w:t>
      </w:r>
      <w:r w:rsidR="00D92CCE">
        <w:tab/>
      </w:r>
      <w:r>
        <w:t>South Africa</w:t>
      </w:r>
    </w:p>
    <w:p w14:paraId="118B5392" w14:textId="77C31248" w:rsidR="008C5AED" w:rsidRDefault="008C5AED" w:rsidP="007D66D2">
      <w:pPr>
        <w:tabs>
          <w:tab w:val="left" w:pos="1440"/>
        </w:tabs>
      </w:pPr>
      <w:r w:rsidRPr="00183DD1">
        <w:t>SPT</w:t>
      </w:r>
      <w:r>
        <w:t>:</w:t>
      </w:r>
      <w:r w:rsidR="00D92CCE">
        <w:tab/>
      </w:r>
      <w:r>
        <w:t>Student Project Team</w:t>
      </w:r>
    </w:p>
    <w:p w14:paraId="2911B2C0" w14:textId="41F6C019" w:rsidR="008C5AED" w:rsidRDefault="008C5AED" w:rsidP="007D66D2">
      <w:pPr>
        <w:tabs>
          <w:tab w:val="left" w:pos="1440"/>
        </w:tabs>
        <w:rPr>
          <w:ins w:id="171" w:author="Michelle Le Roux" w:date="2026-03-26T14:09:00Z" w16du:dateUtc="2026-03-26T12:09:00Z"/>
        </w:rPr>
      </w:pPr>
      <w:r>
        <w:t>US</w:t>
      </w:r>
      <w:del w:id="172" w:author="Michelle Le Roux" w:date="2026-03-26T13:43:00Z" w16du:dateUtc="2026-03-26T11:43:00Z">
        <w:r w:rsidDel="00781101">
          <w:delText>A</w:delText>
        </w:r>
      </w:del>
      <w:r>
        <w:t>:</w:t>
      </w:r>
      <w:r w:rsidR="00D92CCE">
        <w:tab/>
      </w:r>
      <w:r>
        <w:t>United States</w:t>
      </w:r>
      <w:del w:id="173" w:author="Michelle Le Roux" w:date="2026-03-26T13:43:00Z" w16du:dateUtc="2026-03-26T11:43:00Z">
        <w:r w:rsidDel="00781101">
          <w:delText xml:space="preserve"> of America</w:delText>
        </w:r>
      </w:del>
    </w:p>
    <w:p w14:paraId="58F14375" w14:textId="40E994B6" w:rsidR="00267711" w:rsidRDefault="00267711" w:rsidP="007D66D2">
      <w:pPr>
        <w:tabs>
          <w:tab w:val="left" w:pos="1440"/>
        </w:tabs>
      </w:pPr>
      <w:ins w:id="174" w:author="Michelle Le Roux" w:date="2026-03-26T14:09:00Z" w16du:dateUtc="2026-03-26T12:09:00Z">
        <w:r>
          <w:t>USD</w:t>
        </w:r>
        <w:r w:rsidRPr="00183DD1">
          <w:t>:</w:t>
        </w:r>
        <w:r>
          <w:tab/>
          <w:t>United States Dollar</w:t>
        </w:r>
      </w:ins>
    </w:p>
    <w:p w14:paraId="270337C2" w14:textId="3BAA2536" w:rsidR="008C5AED" w:rsidRPr="00183DD1" w:rsidRDefault="008C5AED" w:rsidP="007D66D2">
      <w:pPr>
        <w:tabs>
          <w:tab w:val="left" w:pos="1440"/>
        </w:tabs>
      </w:pPr>
      <w:r w:rsidRPr="00183DD1">
        <w:t>VIX:</w:t>
      </w:r>
      <w:r w:rsidR="00D92CCE">
        <w:tab/>
      </w:r>
      <w:r w:rsidR="007D66D2" w:rsidRPr="007D66D2">
        <w:t>Chicago Board Options Exchange</w:t>
      </w:r>
      <w:r w:rsidR="007D66D2">
        <w:t xml:space="preserve"> </w:t>
      </w:r>
      <w:r w:rsidRPr="00183DD1">
        <w:t>Volatility Index</w:t>
      </w:r>
    </w:p>
    <w:p w14:paraId="417ED64F" w14:textId="7FD3AD59" w:rsidR="008C5AED" w:rsidRDefault="008C5AED" w:rsidP="007D66D2">
      <w:pPr>
        <w:tabs>
          <w:tab w:val="left" w:pos="1440"/>
        </w:tabs>
        <w:rPr>
          <w:ins w:id="175" w:author="Michelle Le Roux" w:date="2026-03-26T14:07:00Z" w16du:dateUtc="2026-03-26T12:07:00Z"/>
        </w:rPr>
      </w:pPr>
      <w:r w:rsidRPr="00183DD1">
        <w:t>WBS:</w:t>
      </w:r>
      <w:r w:rsidR="00D92CCE">
        <w:tab/>
      </w:r>
      <w:r w:rsidRPr="00183DD1">
        <w:t>Work Breakdown Structure</w:t>
      </w:r>
    </w:p>
    <w:p w14:paraId="2721EC4C" w14:textId="2BFFF688" w:rsidR="00AE1B02" w:rsidRPr="00183DD1" w:rsidRDefault="00AE1B02" w:rsidP="007D66D2">
      <w:pPr>
        <w:tabs>
          <w:tab w:val="left" w:pos="1440"/>
        </w:tabs>
      </w:pPr>
      <w:ins w:id="176" w:author="Michelle Le Roux" w:date="2026-03-26T14:08:00Z" w16du:dateUtc="2026-03-26T12:08:00Z">
        <w:r>
          <w:t>ZAR</w:t>
        </w:r>
        <w:r w:rsidRPr="00183DD1">
          <w:t>:</w:t>
        </w:r>
        <w:r>
          <w:tab/>
        </w:r>
        <w:r>
          <w:t>South African Rand</w:t>
        </w:r>
      </w:ins>
    </w:p>
    <w:p w14:paraId="39F05D75" w14:textId="11D483A0" w:rsidR="008C5AED" w:rsidRPr="00183DD1" w:rsidDel="006A66CE" w:rsidRDefault="008C5AED" w:rsidP="007D66D2">
      <w:pPr>
        <w:tabs>
          <w:tab w:val="left" w:pos="1440"/>
        </w:tabs>
        <w:rPr>
          <w:del w:id="177" w:author="Michelle Le Roux" w:date="2026-03-13T10:27:00Z" w16du:dateUtc="2026-03-13T08:27:00Z"/>
        </w:rPr>
      </w:pPr>
      <w:r w:rsidRPr="00183DD1">
        <w:t>ZAR/USD:</w:t>
      </w:r>
      <w:r w:rsidR="00D92CCE">
        <w:tab/>
      </w:r>
      <w:del w:id="178" w:author="Anke Steyn" w:date="2026-03-12T13:17:00Z" w16du:dateUtc="2026-03-12T11:17:00Z">
        <w:r w:rsidRPr="00183DD1" w:rsidDel="00D92CCE">
          <w:delText xml:space="preserve"> </w:delText>
        </w:r>
      </w:del>
      <w:r>
        <w:t>South African Rand to United States Dollar</w:t>
      </w:r>
    </w:p>
    <w:p w14:paraId="52BBF1E1" w14:textId="77777777" w:rsidR="00946919" w:rsidRPr="00183DD1" w:rsidDel="006A66CE" w:rsidRDefault="00946919">
      <w:pPr>
        <w:rPr>
          <w:del w:id="179" w:author="Michelle Le Roux" w:date="2026-03-13T10:27:00Z" w16du:dateUtc="2026-03-13T08:27:00Z"/>
        </w:rPr>
      </w:pPr>
    </w:p>
    <w:p w14:paraId="0000006E" w14:textId="77777777" w:rsidR="00DE16A2" w:rsidRPr="00183DD1" w:rsidRDefault="00DE16A2">
      <w:pPr>
        <w:tabs>
          <w:tab w:val="left" w:pos="1440"/>
        </w:tabs>
        <w:pPrChange w:id="180" w:author="Michelle Le Roux" w:date="2026-03-13T10:27:00Z" w16du:dateUtc="2026-03-13T08:27:00Z">
          <w:pPr>
            <w:spacing w:line="259" w:lineRule="auto"/>
            <w:jc w:val="left"/>
          </w:pPr>
        </w:pPrChange>
      </w:pPr>
    </w:p>
    <w:p w14:paraId="0000006F" w14:textId="77777777" w:rsidR="00DE16A2" w:rsidRPr="00183DD1" w:rsidRDefault="00137366">
      <w:pPr>
        <w:spacing w:line="259" w:lineRule="auto"/>
        <w:jc w:val="left"/>
      </w:pPr>
      <w:r w:rsidRPr="00183DD1">
        <w:br w:type="page"/>
      </w:r>
    </w:p>
    <w:p w14:paraId="00000070" w14:textId="77777777" w:rsidR="00DE16A2" w:rsidRPr="00183DD1" w:rsidRDefault="00137366" w:rsidP="00FF60A0">
      <w:pPr>
        <w:pStyle w:val="Heading1"/>
        <w:numPr>
          <w:ilvl w:val="0"/>
          <w:numId w:val="0"/>
        </w:numPr>
        <w:ind w:left="432" w:hanging="432"/>
        <w:pPrChange w:id="181" w:author="Michelle Le Roux" w:date="2026-03-26T13:08:00Z" w16du:dateUtc="2026-03-26T11:08:00Z">
          <w:pPr>
            <w:pStyle w:val="Heading1"/>
          </w:pPr>
        </w:pPrChange>
      </w:pPr>
      <w:bookmarkStart w:id="182" w:name="_Toc225427337"/>
      <w:r w:rsidRPr="00183DD1">
        <w:lastRenderedPageBreak/>
        <w:t>Executive summary</w:t>
      </w:r>
      <w:bookmarkEnd w:id="182"/>
    </w:p>
    <w:p w14:paraId="00000071" w14:textId="7E1B52C9" w:rsidR="00DE16A2" w:rsidRPr="00D14361" w:rsidDel="004D4D5E" w:rsidRDefault="00137366">
      <w:pPr>
        <w:spacing w:before="240" w:after="240"/>
        <w:rPr>
          <w:del w:id="183" w:author="Michelle Le Roux" w:date="2026-03-26T12:20:00Z" w16du:dateUtc="2026-03-26T10:20:00Z"/>
        </w:rPr>
      </w:pPr>
      <w:r w:rsidRPr="00D14361">
        <w:t>This document presents the proposal of an interpretable</w:t>
      </w:r>
      <w:r w:rsidRPr="00D14361">
        <w:rPr>
          <w:b/>
          <w:bCs/>
        </w:rPr>
        <w:t xml:space="preserve"> </w:t>
      </w:r>
      <w:r w:rsidRPr="00D14361">
        <w:t xml:space="preserve">model for forecasting the monthly </w:t>
      </w:r>
      <w:ins w:id="184" w:author="Michelle Le Roux" w:date="2026-03-26T13:25:00Z" w16du:dateUtc="2026-03-26T11:25:00Z">
        <w:r w:rsidR="001F4A4E">
          <w:t>South African Rand to U</w:t>
        </w:r>
      </w:ins>
      <w:ins w:id="185" w:author="Michelle Le Roux" w:date="2026-03-26T13:50:00Z" w16du:dateUtc="2026-03-26T11:50:00Z">
        <w:r w:rsidR="00B01C88">
          <w:t>nited States</w:t>
        </w:r>
      </w:ins>
      <w:ins w:id="186" w:author="Michelle Le Roux" w:date="2026-03-26T13:25:00Z" w16du:dateUtc="2026-03-26T11:25:00Z">
        <w:r w:rsidR="001F4A4E">
          <w:t xml:space="preserve"> Dollar </w:t>
        </w:r>
        <w:r w:rsidR="001F4A4E">
          <w:t>(</w:t>
        </w:r>
      </w:ins>
      <w:r w:rsidRPr="00D14361">
        <w:t>ZAR/USD</w:t>
      </w:r>
      <w:ins w:id="187" w:author="Michelle Le Roux" w:date="2026-03-26T13:25:00Z" w16du:dateUtc="2026-03-26T11:25:00Z">
        <w:r w:rsidR="001F4A4E">
          <w:t>)</w:t>
        </w:r>
      </w:ins>
      <w:r w:rsidRPr="00D14361">
        <w:t xml:space="preserve"> exchange rate</w:t>
      </w:r>
      <w:r w:rsidRPr="00D14361">
        <w:rPr>
          <w:b/>
          <w:bCs/>
        </w:rPr>
        <w:t xml:space="preserve"> </w:t>
      </w:r>
      <w:r w:rsidRPr="00D14361">
        <w:t>by analysing the key drivers</w:t>
      </w:r>
      <w:r w:rsidRPr="00D14361">
        <w:rPr>
          <w:b/>
          <w:bCs/>
        </w:rPr>
        <w:t xml:space="preserve"> </w:t>
      </w:r>
      <w:r w:rsidRPr="00D14361">
        <w:t xml:space="preserve">of the </w:t>
      </w:r>
      <w:ins w:id="188" w:author="Michelle Le Roux" w:date="2026-03-26T14:08:00Z" w16du:dateUtc="2026-03-26T12:08:00Z">
        <w:r w:rsidR="00AE1B02">
          <w:t>South African Rand (</w:t>
        </w:r>
      </w:ins>
      <w:r w:rsidRPr="00D14361">
        <w:t>ZAR</w:t>
      </w:r>
      <w:ins w:id="189" w:author="Michelle Le Roux" w:date="2026-03-26T14:08:00Z" w16du:dateUtc="2026-03-26T12:08:00Z">
        <w:r w:rsidR="00AE1B02">
          <w:t>)</w:t>
        </w:r>
      </w:ins>
      <w:r w:rsidRPr="00D14361">
        <w:t xml:space="preserve"> and </w:t>
      </w:r>
      <w:ins w:id="190" w:author="Michelle Le Roux" w:date="2026-03-26T14:08:00Z" w16du:dateUtc="2026-03-26T12:08:00Z">
        <w:r w:rsidR="00AE1B02">
          <w:t xml:space="preserve">United </w:t>
        </w:r>
      </w:ins>
      <w:ins w:id="191" w:author="Michelle Le Roux" w:date="2026-03-26T14:09:00Z" w16du:dateUtc="2026-03-26T12:09:00Z">
        <w:r w:rsidR="00AE1B02">
          <w:t>States Dollar</w:t>
        </w:r>
      </w:ins>
      <w:ins w:id="192" w:author="Michelle Le Roux" w:date="2026-03-26T14:11:00Z" w16du:dateUtc="2026-03-26T12:11:00Z">
        <w:r w:rsidR="00E61B11">
          <w:t xml:space="preserve"> </w:t>
        </w:r>
      </w:ins>
      <w:ins w:id="193" w:author="Michelle Le Roux" w:date="2026-03-26T14:09:00Z" w16du:dateUtc="2026-03-26T12:09:00Z">
        <w:r w:rsidR="00AE1B02">
          <w:t>(</w:t>
        </w:r>
      </w:ins>
      <w:r w:rsidRPr="00D14361">
        <w:t>USD</w:t>
      </w:r>
      <w:ins w:id="194" w:author="Michelle Le Roux" w:date="2026-03-26T14:09:00Z" w16du:dateUtc="2026-03-26T12:09:00Z">
        <w:r w:rsidR="00AE1B02">
          <w:t>)</w:t>
        </w:r>
      </w:ins>
      <w:r w:rsidRPr="00D14361">
        <w:t>.</w:t>
      </w:r>
      <w:ins w:id="195" w:author="Michelle Le Roux" w:date="2026-03-26T12:20:00Z" w16du:dateUtc="2026-03-26T10:20:00Z">
        <w:r w:rsidR="004D4D5E">
          <w:t xml:space="preserve"> </w:t>
        </w:r>
      </w:ins>
    </w:p>
    <w:p w14:paraId="00000072" w14:textId="7D82DD20" w:rsidR="00DE16A2" w:rsidRPr="00D14361" w:rsidRDefault="00137366">
      <w:pPr>
        <w:spacing w:before="240" w:after="240"/>
      </w:pPr>
      <w:r w:rsidRPr="00D14361">
        <w:t xml:space="preserve">The client, Waldo Krugell, is a </w:t>
      </w:r>
      <w:ins w:id="196" w:author="Michelle Le Roux" w:date="2026-03-26T13:51:00Z" w16du:dateUtc="2026-03-26T11:51:00Z">
        <w:r w:rsidR="000F69AC">
          <w:t>p</w:t>
        </w:r>
      </w:ins>
      <w:del w:id="197" w:author="Michelle Le Roux" w:date="2026-03-26T13:50:00Z" w16du:dateUtc="2026-03-26T11:50:00Z">
        <w:r w:rsidRPr="00D14361" w:rsidDel="000F69AC">
          <w:delText>P</w:delText>
        </w:r>
      </w:del>
      <w:r w:rsidRPr="00D14361">
        <w:t xml:space="preserve">rofessor in </w:t>
      </w:r>
      <w:ins w:id="198" w:author="Michelle Le Roux" w:date="2026-03-26T13:52:00Z" w16du:dateUtc="2026-03-26T11:52:00Z">
        <w:r w:rsidR="00DF03B0">
          <w:t>e</w:t>
        </w:r>
      </w:ins>
      <w:del w:id="199" w:author="Michelle Le Roux" w:date="2026-03-26T13:52:00Z" w16du:dateUtc="2026-03-26T11:52:00Z">
        <w:r w:rsidRPr="00D14361" w:rsidDel="00DF03B0">
          <w:delText>E</w:delText>
        </w:r>
      </w:del>
      <w:r w:rsidRPr="00D14361">
        <w:t xml:space="preserve">conomics at the North-West University. He is also a host for the educational broadcast ‘Economics Weekly’, where the exchange rate is often a topic of discussion. The audience of the broadcast consists mostly of local farmers. The farmers might be interested in learning more about exchange rate forecasts to make </w:t>
      </w:r>
      <w:r w:rsidR="00D92CCE">
        <w:t>better</w:t>
      </w:r>
      <w:r w:rsidR="00D92CCE" w:rsidRPr="00D14361">
        <w:t xml:space="preserve"> </w:t>
      </w:r>
      <w:r w:rsidRPr="00D14361">
        <w:t>informed business decisions regarding pricing their commodities or budgeting for production costs</w:t>
      </w:r>
      <w:r w:rsidR="00D92CCE">
        <w:t>,</w:t>
      </w:r>
      <w:r w:rsidRPr="00D14361">
        <w:t xml:space="preserve"> such as fertiliser.</w:t>
      </w:r>
    </w:p>
    <w:p w14:paraId="00000073" w14:textId="08E4AF00" w:rsidR="00DE16A2" w:rsidRPr="00D14361" w:rsidDel="004D4D5E" w:rsidRDefault="007D66D2">
      <w:pPr>
        <w:spacing w:before="240" w:after="240"/>
        <w:rPr>
          <w:del w:id="200" w:author="Michelle Le Roux" w:date="2026-03-26T12:21:00Z" w16du:dateUtc="2026-03-26T10:21:00Z"/>
        </w:rPr>
      </w:pPr>
      <w:r w:rsidRPr="007D66D2">
        <w:t>Currently, the client obtains a forecast of the exchange rate from Codera Analytics whenever the exchange rate is to be discussed</w:t>
      </w:r>
      <w:r w:rsidR="00137366" w:rsidRPr="00D14361">
        <w:t>.</w:t>
      </w:r>
      <w:r w:rsidR="00137366" w:rsidRPr="00D14361">
        <w:rPr>
          <w:rFonts w:ascii="Arial" w:eastAsia="Arial" w:hAnsi="Arial" w:cs="Arial"/>
        </w:rPr>
        <w:t xml:space="preserve"> </w:t>
      </w:r>
      <w:r w:rsidR="00137366" w:rsidRPr="00D14361">
        <w:t>Although this estimate is accurate, it does not provide the client with any indication of which underlying factors drive this prediction</w:t>
      </w:r>
      <w:r w:rsidR="00D92CCE">
        <w:t>, or in what way it is influenced by the factors</w:t>
      </w:r>
      <w:r w:rsidR="00137366" w:rsidRPr="00D14361">
        <w:t>. Furthermore, the client would like to evaluate how hypothetical changes in the underlying factors affect the prediction.</w:t>
      </w:r>
      <w:ins w:id="201" w:author="Michelle Le Roux" w:date="2026-03-26T12:21:00Z" w16du:dateUtc="2026-03-26T10:21:00Z">
        <w:r w:rsidR="004D4D5E">
          <w:t xml:space="preserve"> </w:t>
        </w:r>
      </w:ins>
    </w:p>
    <w:p w14:paraId="00000074" w14:textId="14250E18" w:rsidR="00DE16A2" w:rsidRPr="00D14361" w:rsidDel="004D4D5E" w:rsidRDefault="00137366">
      <w:pPr>
        <w:spacing w:before="240" w:after="240"/>
        <w:rPr>
          <w:del w:id="202" w:author="Michelle Le Roux" w:date="2026-03-26T12:21:00Z" w16du:dateUtc="2026-03-26T10:21:00Z"/>
        </w:rPr>
      </w:pPr>
      <w:r w:rsidRPr="00D14361">
        <w:t>The proposed model should therefore be easy to use and capable of updating automatically as new data becomes available.</w:t>
      </w:r>
      <w:ins w:id="203" w:author="Michelle Le Roux" w:date="2026-03-26T12:21:00Z" w16du:dateUtc="2026-03-26T10:21:00Z">
        <w:r w:rsidR="004D4D5E">
          <w:t xml:space="preserve"> </w:t>
        </w:r>
      </w:ins>
    </w:p>
    <w:p w14:paraId="00000075" w14:textId="39382E70" w:rsidR="00DE16A2" w:rsidRPr="00D14361" w:rsidDel="004D4D5E" w:rsidRDefault="00137366">
      <w:pPr>
        <w:spacing w:before="240" w:after="240"/>
        <w:rPr>
          <w:del w:id="204" w:author="Michelle Le Roux" w:date="2026-03-26T12:22:00Z" w16du:dateUtc="2026-03-26T10:22:00Z"/>
        </w:rPr>
      </w:pPr>
      <w:r w:rsidRPr="00D14361">
        <w:t xml:space="preserve">To develop the model, research will be done to gain a better understanding regarding the factors that have an influence on the South African Rand and the United States Dollar exchange rate. Different models and approaches will be assessed </w:t>
      </w:r>
      <w:r w:rsidR="00875E80" w:rsidRPr="00D14361">
        <w:t>to</w:t>
      </w:r>
      <w:r w:rsidRPr="00D14361">
        <w:t xml:space="preserve"> identify the most suitable forecasting method.</w:t>
      </w:r>
      <w:ins w:id="205" w:author="Michelle Le Roux" w:date="2026-03-26T12:22:00Z" w16du:dateUtc="2026-03-26T10:22:00Z">
        <w:r w:rsidR="004D4D5E">
          <w:t xml:space="preserve"> </w:t>
        </w:r>
      </w:ins>
    </w:p>
    <w:p w14:paraId="00000076" w14:textId="77777777" w:rsidR="00DE16A2" w:rsidRPr="00D14361" w:rsidRDefault="00137366">
      <w:pPr>
        <w:spacing w:before="240" w:after="240"/>
      </w:pPr>
      <w:r w:rsidRPr="00D14361">
        <w:t>The final deliverables of this project will be a forecasting model with a user-friendly interface, a user-manual and a report.</w:t>
      </w:r>
    </w:p>
    <w:p w14:paraId="00000077" w14:textId="7ABCB074" w:rsidR="00DE16A2" w:rsidRPr="00D14361" w:rsidDel="004D4D5E" w:rsidRDefault="00137366">
      <w:pPr>
        <w:spacing w:before="240" w:after="240"/>
        <w:rPr>
          <w:del w:id="206" w:author="Michelle Le Roux" w:date="2026-03-26T12:22:00Z" w16du:dateUtc="2026-03-26T10:22:00Z"/>
        </w:rPr>
      </w:pPr>
      <w:r w:rsidRPr="00D14361">
        <w:t xml:space="preserve">The successful completion of the project depends on several assumptions and conditions. It is assumed that the sourced data will be relevant and sufficient, that the future ZAR/USD exchange rates can be forecasted using historical data, that the client will have access to data from </w:t>
      </w:r>
      <w:ins w:id="207" w:author="Michelle Le Roux" w:date="2026-03-26T13:39:00Z" w16du:dateUtc="2026-03-26T11:39:00Z">
        <w:r w:rsidR="00D25977" w:rsidRPr="00183DD1">
          <w:t>Federal Reserve Economic Data</w:t>
        </w:r>
        <w:r w:rsidR="00D25977">
          <w:t xml:space="preserve"> </w:t>
        </w:r>
      </w:ins>
      <w:ins w:id="208" w:author="Michelle Le Roux" w:date="2026-03-26T13:38:00Z" w16du:dateUtc="2026-03-26T11:38:00Z">
        <w:r w:rsidR="00D25977">
          <w:t>(</w:t>
        </w:r>
      </w:ins>
      <w:r w:rsidRPr="00D14361">
        <w:t>FRED</w:t>
      </w:r>
      <w:ins w:id="209" w:author="Michelle Le Roux" w:date="2026-03-26T13:38:00Z" w16du:dateUtc="2026-03-26T11:38:00Z">
        <w:r w:rsidR="00D25977">
          <w:t>)</w:t>
        </w:r>
      </w:ins>
      <w:r w:rsidRPr="00D14361">
        <w:t xml:space="preserve"> </w:t>
      </w:r>
      <w:r w:rsidR="00875E80" w:rsidRPr="00D14361">
        <w:t>and Statistics</w:t>
      </w:r>
      <w:r w:rsidRPr="00D14361">
        <w:t xml:space="preserve"> South Africa, and that stakeholders will provide feedback within a reasonable timeframe. Several risks that may affect the project, such as data server failures, user input errors and potential changes in external data sources have been identified.</w:t>
      </w:r>
      <w:ins w:id="210" w:author="Michelle Le Roux" w:date="2026-03-26T12:22:00Z" w16du:dateUtc="2026-03-26T10:22:00Z">
        <w:r w:rsidR="004D4D5E">
          <w:t xml:space="preserve"> </w:t>
        </w:r>
      </w:ins>
    </w:p>
    <w:p w14:paraId="00000078" w14:textId="77777777" w:rsidR="00DE16A2" w:rsidRPr="00D14361" w:rsidRDefault="00137366" w:rsidP="004D4D5E">
      <w:pPr>
        <w:spacing w:before="240" w:after="240"/>
        <w:pPrChange w:id="211" w:author="Michelle Le Roux" w:date="2026-03-26T12:22:00Z" w16du:dateUtc="2026-03-26T10:22:00Z">
          <w:pPr/>
        </w:pPrChange>
      </w:pPr>
      <w:r w:rsidRPr="00D14361">
        <w:t>The model will be evaluated and presented on the 13</w:t>
      </w:r>
      <w:r w:rsidRPr="00D14361">
        <w:rPr>
          <w:rFonts w:ascii="Arial" w:eastAsia="Arial" w:hAnsi="Arial" w:cs="Arial"/>
          <w:vertAlign w:val="superscript"/>
        </w:rPr>
        <w:t>th</w:t>
      </w:r>
      <w:r w:rsidRPr="00D14361">
        <w:t xml:space="preserve"> of May 2026, and the report will be finalised in the last week of May 2026, please note no support will be provided after the final handover of the deliverables. Using a detailed project plan and assuming a rate of R500 per hour. However, the actual cost of the project is R0, therefore the project will be completely free.</w:t>
      </w:r>
    </w:p>
    <w:p w14:paraId="00000079" w14:textId="77777777" w:rsidR="00DE16A2" w:rsidRPr="00183DD1" w:rsidRDefault="00137366">
      <w:pPr>
        <w:spacing w:line="259" w:lineRule="auto"/>
        <w:jc w:val="left"/>
      </w:pPr>
      <w:r w:rsidRPr="00183DD1">
        <w:br w:type="page"/>
      </w:r>
    </w:p>
    <w:p w14:paraId="0000007A" w14:textId="77777777" w:rsidR="00DE16A2" w:rsidRPr="00183DD1" w:rsidRDefault="00137366">
      <w:pPr>
        <w:pStyle w:val="Heading1"/>
        <w:numPr>
          <w:ilvl w:val="0"/>
          <w:numId w:val="1"/>
        </w:numPr>
      </w:pPr>
      <w:bookmarkStart w:id="212" w:name="_Toc225427338"/>
      <w:r w:rsidRPr="00183DD1">
        <w:lastRenderedPageBreak/>
        <w:t>Introduction and project concept statement</w:t>
      </w:r>
      <w:bookmarkEnd w:id="212"/>
    </w:p>
    <w:p w14:paraId="33335E38" w14:textId="4AEECE41" w:rsidR="003E1825" w:rsidRDefault="003E1825" w:rsidP="003E1825">
      <w:pPr>
        <w:spacing w:line="259" w:lineRule="auto"/>
        <w:jc w:val="left"/>
      </w:pPr>
      <w:r>
        <w:t xml:space="preserve">The client, Waldo Krugell, is an </w:t>
      </w:r>
      <w:ins w:id="213" w:author="Michelle Le Roux" w:date="2026-03-26T13:52:00Z" w16du:dateUtc="2026-03-26T11:52:00Z">
        <w:r w:rsidR="00DF03B0">
          <w:t>e</w:t>
        </w:r>
      </w:ins>
      <w:del w:id="214" w:author="Michelle Le Roux" w:date="2026-03-26T13:52:00Z" w16du:dateUtc="2026-03-26T11:52:00Z">
        <w:r w:rsidDel="00DF03B0">
          <w:delText>E</w:delText>
        </w:r>
      </w:del>
      <w:r>
        <w:t>conomics professor at North-West University who hosts the YouTube broadcast Economics Weekly. His primary aim is to enrich his broadcasts by providing his audience with clear, interpretable forecasts of the South African Rand to U</w:t>
      </w:r>
      <w:ins w:id="215" w:author="Michelle Le Roux" w:date="2026-03-26T13:52:00Z" w16du:dateUtc="2026-03-26T11:52:00Z">
        <w:r w:rsidR="00DF03B0">
          <w:t>nited States</w:t>
        </w:r>
      </w:ins>
      <w:del w:id="216" w:author="Michelle Le Roux" w:date="2026-03-26T13:52:00Z" w16du:dateUtc="2026-03-26T11:52:00Z">
        <w:r w:rsidDel="00DF03B0">
          <w:delText>S</w:delText>
        </w:r>
      </w:del>
      <w:r>
        <w:t xml:space="preserve"> Dollar (ZAR/USD) exchange rate. Currently, he relies on third-party forecasts that offer numerical </w:t>
      </w:r>
      <w:del w:id="217" w:author="Michelle Le Roux" w:date="2026-03-26T13:53:00Z" w16du:dateUtc="2026-03-26T11:53:00Z">
        <w:r w:rsidDel="00DF03B0">
          <w:delText>predictions but</w:delText>
        </w:r>
      </w:del>
      <w:ins w:id="218" w:author="Michelle Le Roux" w:date="2026-03-26T13:53:00Z" w16du:dateUtc="2026-03-26T11:53:00Z">
        <w:r w:rsidR="00DF03B0">
          <w:t>predictions but</w:t>
        </w:r>
      </w:ins>
      <w:r>
        <w:t xml:space="preserve"> lack transparency regarding the underlying economic drivers. </w:t>
      </w:r>
      <w:ins w:id="219" w:author="Michelle Le Roux" w:date="2026-03-26T13:53:00Z" w16du:dateUtc="2026-03-26T11:53:00Z">
        <w:r w:rsidR="00DF03B0">
          <w:t xml:space="preserve">Due to the </w:t>
        </w:r>
      </w:ins>
      <w:del w:id="220" w:author="Michelle Le Roux" w:date="2026-03-26T13:53:00Z" w16du:dateUtc="2026-03-26T11:53:00Z">
        <w:r w:rsidDel="00DF03B0">
          <w:delText>Because he does</w:delText>
        </w:r>
      </w:del>
      <w:ins w:id="221" w:author="Michelle Le Roux" w:date="2026-03-26T13:53:00Z" w16du:dateUtc="2026-03-26T11:53:00Z">
        <w:r w:rsidR="00DF03B0">
          <w:t>client</w:t>
        </w:r>
      </w:ins>
      <w:r>
        <w:t xml:space="preserve"> not hav</w:t>
      </w:r>
      <w:ins w:id="222" w:author="Michelle Le Roux" w:date="2026-03-26T13:53:00Z" w16du:dateUtc="2026-03-26T11:53:00Z">
        <w:r w:rsidR="00DF03B0">
          <w:t>ing</w:t>
        </w:r>
      </w:ins>
      <w:del w:id="223" w:author="Michelle Le Roux" w:date="2026-03-26T13:53:00Z" w16du:dateUtc="2026-03-26T11:53:00Z">
        <w:r w:rsidDel="00DF03B0">
          <w:delText>e</w:delText>
        </w:r>
      </w:del>
      <w:r>
        <w:t xml:space="preserve"> access to the underlying model mechanics, he struggles to interpret the factors driving these outputs. Therefore, the objective of this project is to develop a custom, interpretable model for forecasting the monthly ZAR/USD exchange rate. By identifying and analysing key macroeconomic drivers, the final model will empower the client to</w:t>
      </w:r>
      <w:del w:id="224" w:author="Michelle Le Roux" w:date="2026-03-13T09:59:00Z" w16du:dateUtc="2026-03-13T07:59:00Z">
        <w:r w:rsidDel="00172FBF">
          <w:delText xml:space="preserve"> confidently</w:delText>
        </w:r>
      </w:del>
      <w:r>
        <w:t xml:space="preserve"> explain the reasons behind currency fluctuations from a quantitative perspective.</w:t>
      </w:r>
    </w:p>
    <w:p w14:paraId="69492565" w14:textId="72E837B4" w:rsidR="00854E45" w:rsidRDefault="003E1825" w:rsidP="003E1825">
      <w:pPr>
        <w:spacing w:line="259" w:lineRule="auto"/>
        <w:jc w:val="left"/>
        <w:rPr>
          <w:ins w:id="225" w:author="Michelle Le Roux" w:date="2026-03-26T12:43:00Z" w16du:dateUtc="2026-03-26T10:43:00Z"/>
        </w:rPr>
      </w:pPr>
      <w:r>
        <w:t xml:space="preserve">This document consists of twelve sections that describe the different aspects of the project. In Section 2, we provide a description of the project background. In Section 3, we define the scope of the project, outlining the specific aspects of the problem we address. In Section 4, we state the specific objectives that the project achieves. In Section 5, we elaborate on the proposed approach to reach the stated objectives. In Section 6, we present the high-level tasks in the form of a </w:t>
      </w:r>
      <w:ins w:id="226" w:author="Michelle Le Roux" w:date="2026-03-26T13:28:00Z" w16du:dateUtc="2026-03-26T11:28:00Z">
        <w:r w:rsidR="003C65D5">
          <w:t>project plan</w:t>
        </w:r>
      </w:ins>
      <w:del w:id="227" w:author="Michelle Le Roux" w:date="2026-03-26T13:27:00Z" w16du:dateUtc="2026-03-26T11:27:00Z">
        <w:r w:rsidDel="001F4A4E">
          <w:delText>Work Breakdown Structure (WBS)</w:delText>
        </w:r>
      </w:del>
      <w:r>
        <w:t>. In Section 7, we clearly state the project deliverables. In Section 8, we provide an estimate of the fees required to complete the project. In Section 9, we outline the assumptions and conditions necessary for a successful project. In Section 10, we identify the associated risks and mitigation strategies. In Section 11, we detail the measures of success. Finally, Section 12 concludes the document.</w:t>
      </w:r>
      <w:ins w:id="228" w:author="Michelle Le Roux" w:date="2026-03-26T12:23:00Z" w16du:dateUtc="2026-03-26T10:23:00Z">
        <w:r w:rsidR="004D4D5E">
          <w:t xml:space="preserve"> In </w:t>
        </w:r>
      </w:ins>
      <w:ins w:id="229" w:author="Michelle Le Roux" w:date="2026-03-26T12:24:00Z" w16du:dateUtc="2026-03-26T10:24:00Z">
        <w:r w:rsidR="004D4D5E">
          <w:t>A</w:t>
        </w:r>
      </w:ins>
      <w:ins w:id="230" w:author="Michelle Le Roux" w:date="2026-03-26T12:23:00Z" w16du:dateUtc="2026-03-26T10:23:00Z">
        <w:r w:rsidR="004D4D5E">
          <w:t>ppendix A</w:t>
        </w:r>
      </w:ins>
      <w:ins w:id="231" w:author="Michelle Le Roux" w:date="2026-03-26T12:25:00Z" w16du:dateUtc="2026-03-26T10:25:00Z">
        <w:r w:rsidR="004D4D5E">
          <w:t>,</w:t>
        </w:r>
      </w:ins>
      <w:ins w:id="232" w:author="Michelle Le Roux" w:date="2026-03-26T12:23:00Z" w16du:dateUtc="2026-03-26T10:23:00Z">
        <w:r w:rsidR="004D4D5E">
          <w:t xml:space="preserve"> the</w:t>
        </w:r>
      </w:ins>
      <w:ins w:id="233" w:author="Michelle Le Roux" w:date="2026-03-26T13:26:00Z" w16du:dateUtc="2026-03-26T11:26:00Z">
        <w:r w:rsidR="001F4A4E">
          <w:t xml:space="preserve"> </w:t>
        </w:r>
      </w:ins>
      <w:ins w:id="234" w:author="Michelle Le Roux" w:date="2026-03-26T13:29:00Z" w16du:dateUtc="2026-03-26T11:29:00Z">
        <w:r w:rsidR="003C65D5">
          <w:t xml:space="preserve">work </w:t>
        </w:r>
      </w:ins>
      <w:ins w:id="235" w:author="Michelle Le Roux" w:date="2026-03-26T13:30:00Z" w16du:dateUtc="2026-03-26T11:30:00Z">
        <w:r w:rsidR="003C65D5">
          <w:t xml:space="preserve">breakdown structure </w:t>
        </w:r>
      </w:ins>
      <w:ins w:id="236" w:author="Michelle Le Roux" w:date="2026-03-26T13:31:00Z" w16du:dateUtc="2026-03-26T11:31:00Z">
        <w:r w:rsidR="003C65D5">
          <w:t>(</w:t>
        </w:r>
      </w:ins>
      <w:ins w:id="237" w:author="Michelle Le Roux" w:date="2026-03-26T12:24:00Z" w16du:dateUtc="2026-03-26T10:24:00Z">
        <w:r w:rsidR="004D4D5E">
          <w:t>WBS</w:t>
        </w:r>
      </w:ins>
      <w:ins w:id="238" w:author="Michelle Le Roux" w:date="2026-03-26T13:31:00Z" w16du:dateUtc="2026-03-26T11:31:00Z">
        <w:r w:rsidR="003C65D5">
          <w:t>)</w:t>
        </w:r>
      </w:ins>
      <w:ins w:id="239" w:author="Michelle Le Roux" w:date="2026-03-26T12:24:00Z" w16du:dateUtc="2026-03-26T10:24:00Z">
        <w:r w:rsidR="004D4D5E">
          <w:t xml:space="preserve"> can be found, together with the Gantt-chart in Appendix B and the S-curve in Appendix C.</w:t>
        </w:r>
      </w:ins>
    </w:p>
    <w:p w14:paraId="0000007D" w14:textId="1E316DAC" w:rsidR="00DE16A2" w:rsidRPr="00183DD1" w:rsidRDefault="00137366" w:rsidP="003E1825">
      <w:pPr>
        <w:spacing w:line="259" w:lineRule="auto"/>
        <w:jc w:val="left"/>
      </w:pPr>
      <w:r w:rsidRPr="00183DD1">
        <w:br w:type="page"/>
      </w:r>
    </w:p>
    <w:p w14:paraId="0000007E" w14:textId="77777777" w:rsidR="00DE16A2" w:rsidRPr="00183DD1" w:rsidRDefault="00137366">
      <w:pPr>
        <w:pStyle w:val="Heading1"/>
        <w:numPr>
          <w:ilvl w:val="0"/>
          <w:numId w:val="1"/>
        </w:numPr>
      </w:pPr>
      <w:bookmarkStart w:id="240" w:name="_Toc225427339"/>
      <w:r w:rsidRPr="00183DD1">
        <w:lastRenderedPageBreak/>
        <w:t>Project description and background</w:t>
      </w:r>
      <w:bookmarkEnd w:id="240"/>
    </w:p>
    <w:p w14:paraId="0000007F" w14:textId="625F1D5F" w:rsidR="00DE16A2" w:rsidDel="004D4D5E" w:rsidRDefault="00137366">
      <w:pPr>
        <w:rPr>
          <w:ins w:id="241" w:author="Anke Steyn" w:date="2026-03-13T04:38:00Z" w16du:dateUtc="2026-03-13T02:38:00Z"/>
          <w:del w:id="242" w:author="Michelle Le Roux" w:date="2026-03-26T12:26:00Z" w16du:dateUtc="2026-03-26T10:26:00Z"/>
        </w:rPr>
      </w:pPr>
      <w:r w:rsidRPr="00183DD1">
        <w:t xml:space="preserve">This section provides a broader explanation of the background to the project. A big focus of the project will be forecasting the ZAR/USD exchange rate, and therefore we start with a brief literature study. Thereafter, we discuss the current system that the client </w:t>
      </w:r>
      <w:r w:rsidR="00875E80" w:rsidRPr="00183DD1">
        <w:t>utilises</w:t>
      </w:r>
      <w:r w:rsidRPr="00183DD1">
        <w:t xml:space="preserve"> and consider the strengths and shortcomings thereof.</w:t>
      </w:r>
      <w:ins w:id="243" w:author="Michelle Le Roux" w:date="2026-03-26T12:26:00Z" w16du:dateUtc="2026-03-26T10:26:00Z">
        <w:r w:rsidR="004D4D5E">
          <w:t xml:space="preserve"> </w:t>
        </w:r>
      </w:ins>
    </w:p>
    <w:p w14:paraId="73BBD420" w14:textId="0A029012" w:rsidR="00AA7236" w:rsidDel="004D4D5E" w:rsidRDefault="00AA7236" w:rsidP="00875D39">
      <w:pPr>
        <w:rPr>
          <w:del w:id="244" w:author="Michelle Le Roux" w:date="2026-03-26T12:25:00Z" w16du:dateUtc="2026-03-26T10:25:00Z"/>
        </w:rPr>
      </w:pPr>
      <w:moveToRangeStart w:id="245" w:author="Anke Steyn" w:date="2026-03-13T04:39:00Z" w:name="move224269156"/>
      <w:moveTo w:id="246" w:author="Anke Steyn" w:date="2026-03-13T04:39:00Z" w16du:dateUtc="2026-03-13T02:39:00Z">
        <w:r w:rsidRPr="00183DD1">
          <w:t xml:space="preserve">The audience of the educational broadcast consist mostly of South African </w:t>
        </w:r>
      </w:moveTo>
      <w:ins w:id="247" w:author="Michelle Le Roux" w:date="2026-03-26T13:40:00Z" w16du:dateUtc="2026-03-26T11:40:00Z">
        <w:r w:rsidR="00B02C17">
          <w:t xml:space="preserve">(SA) </w:t>
        </w:r>
      </w:ins>
      <w:moveTo w:id="248" w:author="Anke Steyn" w:date="2026-03-13T04:39:00Z" w16du:dateUtc="2026-03-13T02:39:00Z">
        <w:r w:rsidRPr="00183DD1">
          <w:t>farmers. They might be interested in learning more about exchange rates when they are faced with decisions on the timing of the export of their products. Through the broadcast, they may become better informed on the factors to consider in such decisions.</w:t>
        </w:r>
      </w:moveTo>
      <w:moveToRangeEnd w:id="245"/>
      <w:ins w:id="249" w:author="Michelle Le Roux" w:date="2026-03-26T12:25:00Z" w16du:dateUtc="2026-03-26T10:25:00Z">
        <w:r w:rsidR="004D4D5E">
          <w:t xml:space="preserve"> </w:t>
        </w:r>
      </w:ins>
    </w:p>
    <w:p w14:paraId="14303714" w14:textId="77777777" w:rsidR="004D4D5E" w:rsidRPr="00183DD1" w:rsidRDefault="004D4D5E">
      <w:pPr>
        <w:rPr>
          <w:ins w:id="250" w:author="Michelle Le Roux" w:date="2026-03-26T12:26:00Z" w16du:dateUtc="2026-03-26T10:26:00Z"/>
        </w:rPr>
      </w:pPr>
    </w:p>
    <w:p w14:paraId="00000080" w14:textId="6BD5D8EC" w:rsidR="00DE16A2" w:rsidRPr="00183DD1" w:rsidDel="00AA7236" w:rsidRDefault="00137366" w:rsidP="0099473E">
      <w:pPr>
        <w:pStyle w:val="Heading2"/>
        <w:rPr>
          <w:del w:id="251" w:author="Anke Steyn" w:date="2026-03-13T04:43:00Z" w16du:dateUtc="2026-03-13T02:43:00Z"/>
        </w:rPr>
      </w:pPr>
      <w:del w:id="252" w:author="Anke Steyn" w:date="2026-03-13T04:42:00Z" w16du:dateUtc="2026-03-13T02:42:00Z">
        <w:r w:rsidRPr="00183DD1" w:rsidDel="00AA7236">
          <w:delText>2.1</w:delText>
        </w:r>
        <w:r w:rsidR="00315B2F" w:rsidDel="00AA7236">
          <w:delText xml:space="preserve"> </w:delText>
        </w:r>
        <w:r w:rsidRPr="00183DD1" w:rsidDel="00AA7236">
          <w:delText xml:space="preserve">Forecasting the ZAR/USD exchange rate </w:delText>
        </w:r>
      </w:del>
      <w:del w:id="253" w:author="Anke Steyn" w:date="2026-03-13T04:32:00Z" w16du:dateUtc="2026-03-13T02:32:00Z">
        <w:r w:rsidRPr="00183DD1" w:rsidDel="0026313F">
          <w:delText>and users of the developed model</w:delText>
        </w:r>
      </w:del>
    </w:p>
    <w:p w14:paraId="222B870C" w14:textId="41FD23ED" w:rsidR="00875D39" w:rsidRPr="00616404" w:rsidDel="004D4D5E" w:rsidRDefault="00875D39" w:rsidP="00875D39">
      <w:pPr>
        <w:rPr>
          <w:del w:id="254" w:author="Michelle Le Roux" w:date="2026-03-26T12:26:00Z" w16du:dateUtc="2026-03-26T10:26:00Z"/>
        </w:rPr>
      </w:pPr>
      <w:r w:rsidRPr="00616404">
        <w:t>To predict the</w:t>
      </w:r>
      <w:r>
        <w:t xml:space="preserve"> </w:t>
      </w:r>
      <w:del w:id="255" w:author="Michelle Le Roux" w:date="2026-03-26T13:32:00Z" w16du:dateUtc="2026-03-26T11:32:00Z">
        <w:r w:rsidDel="008D18A0">
          <w:delText>South African Rand to United States Dollar</w:delText>
        </w:r>
        <w:r w:rsidRPr="00616404" w:rsidDel="008D18A0">
          <w:delText xml:space="preserve"> </w:delText>
        </w:r>
        <w:r w:rsidDel="008D18A0">
          <w:delText>(</w:delText>
        </w:r>
      </w:del>
      <w:commentRangeStart w:id="256"/>
      <w:r w:rsidRPr="00616404">
        <w:t>ZAR/USD</w:t>
      </w:r>
      <w:ins w:id="257" w:author="Michelle Le Roux" w:date="2026-03-26T13:32:00Z" w16du:dateUtc="2026-03-26T11:32:00Z">
        <w:r w:rsidR="008D18A0">
          <w:t xml:space="preserve"> </w:t>
        </w:r>
      </w:ins>
      <w:del w:id="258" w:author="Michelle Le Roux" w:date="2026-03-26T13:32:00Z" w16du:dateUtc="2026-03-26T11:32:00Z">
        <w:r w:rsidDel="008D18A0">
          <w:delText xml:space="preserve">) </w:delText>
        </w:r>
      </w:del>
      <w:commentRangeEnd w:id="256"/>
      <w:r w:rsidR="004D4D5E" w:rsidRPr="00616404">
        <w:rPr>
          <w:rStyle w:val="CommentReference"/>
          <w:sz w:val="22"/>
          <w:szCs w:val="22"/>
        </w:rPr>
        <w:commentReference w:id="256"/>
      </w:r>
      <w:r w:rsidRPr="00616404">
        <w:t xml:space="preserve">exchange rate, it is necessary to consider the factors that previous literature has identified as important determinants of exchange rate movements. This topic is significant as the </w:t>
      </w:r>
      <w:del w:id="259" w:author="Michelle Le Roux" w:date="2026-03-26T13:40:00Z" w16du:dateUtc="2026-03-26T11:40:00Z">
        <w:r w:rsidRPr="00616404" w:rsidDel="00B02C17">
          <w:delText xml:space="preserve">South African </w:delText>
        </w:r>
        <w:r w:rsidDel="00B02C17">
          <w:delText>(</w:delText>
        </w:r>
      </w:del>
      <w:r>
        <w:t>SA</w:t>
      </w:r>
      <w:ins w:id="260" w:author="Michelle Le Roux" w:date="2026-03-26T13:40:00Z" w16du:dateUtc="2026-03-26T11:40:00Z">
        <w:r w:rsidR="00B02C17">
          <w:t xml:space="preserve"> </w:t>
        </w:r>
      </w:ins>
      <w:del w:id="261" w:author="Michelle Le Roux" w:date="2026-03-26T13:40:00Z" w16du:dateUtc="2026-03-26T11:40:00Z">
        <w:r w:rsidDel="00B02C17">
          <w:delText xml:space="preserve">) </w:delText>
        </w:r>
      </w:del>
      <w:r w:rsidRPr="00616404">
        <w:t xml:space="preserve">investment decisions, macroeconomic stability and international trade are all influenced by the movements in the exchange rate. Due to SA being a small open economy, </w:t>
      </w:r>
      <w:r>
        <w:t>it is</w:t>
      </w:r>
      <w:r w:rsidRPr="00616404">
        <w:t xml:space="preserve"> especially vulnerable to external shocks, making exchange rate forecasting essential for policymakers.</w:t>
      </w:r>
      <w:ins w:id="262" w:author="Michelle Le Roux" w:date="2026-03-26T12:26:00Z" w16du:dateUtc="2026-03-26T10:26:00Z">
        <w:r w:rsidR="004D4D5E">
          <w:t xml:space="preserve"> </w:t>
        </w:r>
      </w:ins>
    </w:p>
    <w:p w14:paraId="7AE8910D" w14:textId="523852DD" w:rsidR="00875D39" w:rsidRPr="00616404" w:rsidDel="004D4D5E" w:rsidRDefault="00875D39" w:rsidP="00875D39">
      <w:pPr>
        <w:rPr>
          <w:del w:id="263" w:author="Michelle Le Roux" w:date="2026-03-26T12:26:00Z" w16du:dateUtc="2026-03-26T10:26:00Z"/>
        </w:rPr>
      </w:pPr>
      <w:r w:rsidRPr="00616404">
        <w:t xml:space="preserve">Although our project aims to predict the ZAR/USD rather than compare the rand with a basket of trading partner currencies as done with the Real Effective Exchange Rates (REERs), many of the macroeconomic variables influence both measures. The REER is defined as the nominal effective exchange rates adjusted for price differentials between a country and its trading partners, and it is commonly used to measure a country’s relative price competitiveness in international trade </w:t>
      </w:r>
      <w:sdt>
        <w:sdtPr>
          <w:id w:val="-595556707"/>
          <w:citation/>
        </w:sdtPr>
        <w:sdtContent>
          <w:r w:rsidRPr="00616404">
            <w:fldChar w:fldCharType="begin"/>
          </w:r>
          <w:r>
            <w:instrText xml:space="preserve">CITATION Wal99 \l 1033 </w:instrText>
          </w:r>
          <w:r w:rsidRPr="00616404">
            <w:fldChar w:fldCharType="separate"/>
          </w:r>
          <w:r w:rsidR="00707397" w:rsidRPr="00707397">
            <w:rPr>
              <w:noProof/>
            </w:rPr>
            <w:t>(Walters &amp; de Beer , 1999)</w:t>
          </w:r>
          <w:r w:rsidRPr="00616404">
            <w:fldChar w:fldCharType="end"/>
          </w:r>
        </w:sdtContent>
      </w:sdt>
      <w:r w:rsidRPr="00616404">
        <w:t>.</w:t>
      </w:r>
      <w:ins w:id="264" w:author="Michelle Le Roux" w:date="2026-03-26T12:26:00Z" w16du:dateUtc="2026-03-26T10:26:00Z">
        <w:r w:rsidR="004D4D5E">
          <w:t xml:space="preserve"> </w:t>
        </w:r>
      </w:ins>
    </w:p>
    <w:p w14:paraId="47119AAE" w14:textId="4498E777" w:rsidR="00875D39" w:rsidRPr="00616404" w:rsidDel="004D4D5E" w:rsidRDefault="00875D39" w:rsidP="00875D39">
      <w:pPr>
        <w:rPr>
          <w:del w:id="265" w:author="Michelle Le Roux" w:date="2026-03-26T12:26:00Z" w16du:dateUtc="2026-03-26T10:26:00Z"/>
        </w:rPr>
      </w:pPr>
      <w:r w:rsidRPr="00616404">
        <w:t>MacDonald &amp; Ricci</w:t>
      </w:r>
      <w:del w:id="266" w:author="Michelle Le Roux" w:date="2026-03-13T09:23:00Z" w16du:dateUtc="2026-03-13T07:23:00Z">
        <w:r w:rsidRPr="00616404" w:rsidDel="00875D39">
          <w:delText>,</w:delText>
        </w:r>
      </w:del>
      <w:r w:rsidRPr="00616404">
        <w:t xml:space="preserve"> (2003) estimat</w:t>
      </w:r>
      <w:r>
        <w:t>ed</w:t>
      </w:r>
      <w:r w:rsidRPr="00616404">
        <w:t xml:space="preserve"> the REER for SA and found that the main explanatory variables </w:t>
      </w:r>
      <w:commentRangeStart w:id="267"/>
      <w:r w:rsidRPr="00616404">
        <w:t>include commodity price movements, productivity and real interest rate differentials, measures of openness, the net foreign assets position and the size of the fiscal balance</w:t>
      </w:r>
      <w:commentRangeEnd w:id="267"/>
      <w:r w:rsidR="004D4D5E" w:rsidRPr="00616404">
        <w:rPr>
          <w:rStyle w:val="CommentReference"/>
          <w:sz w:val="22"/>
          <w:szCs w:val="22"/>
        </w:rPr>
        <w:commentReference w:id="267"/>
      </w:r>
      <w:r w:rsidRPr="00616404">
        <w:t>. Similarly, de Jager</w:t>
      </w:r>
      <w:del w:id="268" w:author="Michelle Le Roux" w:date="2026-03-13T09:23:00Z" w16du:dateUtc="2026-03-13T07:23:00Z">
        <w:r w:rsidRPr="00616404" w:rsidDel="00875D39">
          <w:delText>,</w:delText>
        </w:r>
      </w:del>
      <w:r w:rsidRPr="00616404">
        <w:t xml:space="preserve"> (2012) conducted a study to estimate the long-run equilibrium level of the REER. The</w:t>
      </w:r>
      <w:r>
        <w:t xml:space="preserve">y found </w:t>
      </w:r>
      <w:r w:rsidRPr="00616404">
        <w:t xml:space="preserve">the key economic factors influencing the REER </w:t>
      </w:r>
      <w:r>
        <w:t xml:space="preserve">to be the same as those used by </w:t>
      </w:r>
      <w:r w:rsidRPr="00616404">
        <w:t>MacDonald &amp; Ricci</w:t>
      </w:r>
      <w:del w:id="269" w:author="Michelle Le Roux" w:date="2026-03-13T09:23:00Z" w16du:dateUtc="2026-03-13T07:23:00Z">
        <w:r w:rsidRPr="00616404" w:rsidDel="00875D39">
          <w:delText>,</w:delText>
        </w:r>
      </w:del>
      <w:r w:rsidRPr="00616404">
        <w:t xml:space="preserve"> (2003)</w:t>
      </w:r>
      <w:r>
        <w:t>.</w:t>
      </w:r>
      <w:ins w:id="270" w:author="Michelle Le Roux" w:date="2026-03-26T12:26:00Z" w16du:dateUtc="2026-03-26T10:26:00Z">
        <w:r w:rsidR="004D4D5E">
          <w:t xml:space="preserve"> </w:t>
        </w:r>
      </w:ins>
    </w:p>
    <w:p w14:paraId="0967E1E7" w14:textId="77777777" w:rsidR="00875D39" w:rsidRPr="00616404" w:rsidRDefault="00875D39" w:rsidP="00875D39">
      <w:r w:rsidRPr="00616404">
        <w:t>Botha, et al.</w:t>
      </w:r>
      <w:del w:id="271" w:author="Michelle Le Roux" w:date="2026-03-13T09:23:00Z" w16du:dateUtc="2026-03-13T07:23:00Z">
        <w:r w:rsidRPr="00616404" w:rsidDel="00875D39">
          <w:delText>,</w:delText>
        </w:r>
      </w:del>
      <w:r w:rsidRPr="00616404">
        <w:t xml:space="preserve"> (2018) developed a model of the equilibrium REER and obtained somewhat different results from those of de Jager</w:t>
      </w:r>
      <w:del w:id="272" w:author="Michelle Le Roux" w:date="2026-03-13T09:23:00Z" w16du:dateUtc="2026-03-13T07:23:00Z">
        <w:r w:rsidRPr="00616404" w:rsidDel="00875D39">
          <w:delText>,</w:delText>
        </w:r>
      </w:del>
      <w:r w:rsidRPr="00616404">
        <w:t xml:space="preserve"> (2012). While de Jager</w:t>
      </w:r>
      <w:del w:id="273" w:author="Michelle Le Roux" w:date="2026-03-13T09:23:00Z" w16du:dateUtc="2026-03-13T07:23:00Z">
        <w:r w:rsidRPr="00616404" w:rsidDel="00875D39">
          <w:delText>,</w:delText>
        </w:r>
      </w:del>
      <w:r w:rsidRPr="00616404">
        <w:t xml:space="preserve"> (2012) identified openness and capital flows as a ratio of </w:t>
      </w:r>
      <w:r>
        <w:t>Gross Domestic Product (</w:t>
      </w:r>
      <w:commentRangeStart w:id="274"/>
      <w:r w:rsidRPr="00616404">
        <w:t>GDP</w:t>
      </w:r>
      <w:r>
        <w:t xml:space="preserve">) </w:t>
      </w:r>
      <w:commentRangeEnd w:id="274"/>
      <w:r w:rsidR="004D4D5E" w:rsidRPr="00616404">
        <w:rPr>
          <w:rStyle w:val="CommentReference"/>
          <w:sz w:val="22"/>
          <w:szCs w:val="22"/>
        </w:rPr>
        <w:commentReference w:id="274"/>
      </w:r>
      <w:r w:rsidRPr="00616404">
        <w:t>as the largest contributors, Botha, et al.</w:t>
      </w:r>
      <w:del w:id="275" w:author="Michelle Le Roux" w:date="2026-03-13T09:23:00Z" w16du:dateUtc="2026-03-13T07:23:00Z">
        <w:r w:rsidRPr="00616404" w:rsidDel="00875D39">
          <w:delText>,</w:delText>
        </w:r>
      </w:del>
      <w:r w:rsidRPr="00616404">
        <w:t xml:space="preserve"> (2018) found that productivity differentials, the real commodity price trend and the structural budget balance contributed more significant to movements in the </w:t>
      </w:r>
      <w:commentRangeStart w:id="276"/>
      <w:r w:rsidRPr="00616404">
        <w:t>equilibrium REER.</w:t>
      </w:r>
      <w:commentRangeEnd w:id="276"/>
      <w:r w:rsidR="004D4D5E" w:rsidRPr="00616404">
        <w:rPr>
          <w:rStyle w:val="CommentReference"/>
          <w:sz w:val="22"/>
          <w:szCs w:val="22"/>
        </w:rPr>
        <w:commentReference w:id="276"/>
      </w:r>
    </w:p>
    <w:p w14:paraId="7152027A" w14:textId="6ABC0C4D" w:rsidR="00875D39" w:rsidRPr="00616404" w:rsidDel="000B1DB7" w:rsidRDefault="00875D39" w:rsidP="00875D39">
      <w:pPr>
        <w:rPr>
          <w:del w:id="277" w:author="Michelle Le Roux" w:date="2026-03-26T12:26:00Z" w16du:dateUtc="2026-03-26T10:26:00Z"/>
        </w:rPr>
      </w:pPr>
      <w:r w:rsidRPr="00616404">
        <w:t>Another framework commonly used to analyse exchange rate behaviour is the Behavioural Equilibrium Exchange Rate</w:t>
      </w:r>
      <w:commentRangeStart w:id="278"/>
      <w:r w:rsidRPr="00616404">
        <w:t xml:space="preserve"> (BEER) approach</w:t>
      </w:r>
      <w:commentRangeEnd w:id="278"/>
      <w:r w:rsidR="004D4D5E" w:rsidRPr="00616404">
        <w:rPr>
          <w:rStyle w:val="CommentReference"/>
          <w:sz w:val="22"/>
          <w:szCs w:val="22"/>
        </w:rPr>
        <w:commentReference w:id="278"/>
      </w:r>
      <w:r w:rsidRPr="00616404">
        <w:t>.</w:t>
      </w:r>
      <w:r>
        <w:t xml:space="preserve"> BEER aims to estimate the equilibrium level of the real exchange rate based on macroeconomic fundamentals, rather than to measure the competitiveness of a country as is the case with REER </w:t>
      </w:r>
      <w:sdt>
        <w:sdtPr>
          <w:id w:val="-238788886"/>
          <w:citation/>
        </w:sdtPr>
        <w:sdtContent>
          <w:r>
            <w:fldChar w:fldCharType="begin"/>
          </w:r>
          <w:r>
            <w:rPr>
              <w:lang w:val="en-US"/>
            </w:rPr>
            <w:instrText xml:space="preserve">CITATION Mac97 \l 1033 </w:instrText>
          </w:r>
          <w:r>
            <w:fldChar w:fldCharType="separate"/>
          </w:r>
          <w:r w:rsidR="00707397" w:rsidRPr="00707397">
            <w:rPr>
              <w:noProof/>
              <w:lang w:val="en-US"/>
            </w:rPr>
            <w:t>(MacDonald, 1997)</w:t>
          </w:r>
          <w:r>
            <w:fldChar w:fldCharType="end"/>
          </w:r>
        </w:sdtContent>
      </w:sdt>
      <w:r>
        <w:t>.</w:t>
      </w:r>
      <w:ins w:id="279" w:author="Michelle Le Roux" w:date="2026-03-13T10:21:00Z" w16du:dateUtc="2026-03-13T08:21:00Z">
        <w:r w:rsidR="00D546A1">
          <w:t xml:space="preserve"> </w:t>
        </w:r>
      </w:ins>
      <w:r w:rsidRPr="00616404">
        <w:t>Using this approach, Hoosain, et al.</w:t>
      </w:r>
      <w:del w:id="280" w:author="Michelle Le Roux" w:date="2026-03-13T09:23:00Z" w16du:dateUtc="2026-03-13T07:23:00Z">
        <w:r w:rsidRPr="00616404" w:rsidDel="00875D39">
          <w:delText>,</w:delText>
        </w:r>
      </w:del>
      <w:r w:rsidRPr="00616404">
        <w:t xml:space="preserve"> (2017) showed that the ZAR/USD exchange rate responds to fundamental macroeconomic variables mainly in the long run, rather than in the short run. These fundamental variables include interest rate differentials, money supply differential and measures of risk. Their results further indicate that a long run equilibrium relationship exists between the BEER and variables such as terms of trade, external openness, capital flows and government expenditure.</w:t>
      </w:r>
      <w:ins w:id="281" w:author="Michelle Le Roux" w:date="2026-03-26T12:26:00Z" w16du:dateUtc="2026-03-26T10:26:00Z">
        <w:r w:rsidR="000B1DB7">
          <w:t xml:space="preserve"> </w:t>
        </w:r>
      </w:ins>
    </w:p>
    <w:p w14:paraId="7235FEEC" w14:textId="77777777" w:rsidR="00875D39" w:rsidRPr="00616404" w:rsidRDefault="00875D39" w:rsidP="00875D39">
      <w:r w:rsidRPr="00616404">
        <w:t xml:space="preserve">It is important to note that the estimated equilibrium level of the exchange rate </w:t>
      </w:r>
      <w:commentRangeStart w:id="282"/>
      <w:r w:rsidRPr="00616404">
        <w:t>is highly influenced by the choice of variables included in the exchange rate model.</w:t>
      </w:r>
      <w:commentRangeEnd w:id="282"/>
      <w:r w:rsidR="004D4D5E" w:rsidRPr="00616404">
        <w:rPr>
          <w:rStyle w:val="CommentReference"/>
          <w:sz w:val="22"/>
          <w:szCs w:val="22"/>
        </w:rPr>
        <w:commentReference w:id="282"/>
      </w:r>
      <w:r w:rsidRPr="00616404">
        <w:t xml:space="preserve"> Saayman</w:t>
      </w:r>
      <w:del w:id="283" w:author="Michelle Le Roux" w:date="2026-03-13T09:23:00Z" w16du:dateUtc="2026-03-13T07:23:00Z">
        <w:r w:rsidRPr="00616404" w:rsidDel="00875D39">
          <w:delText>,</w:delText>
        </w:r>
      </w:del>
      <w:r w:rsidRPr="00616404">
        <w:t xml:space="preserve"> (2007) estimated the BEER using three different measures of the real exchange rate: cost inflation, price inflation, and labour cost adjusted real exchange rates. </w:t>
      </w:r>
      <w:commentRangeStart w:id="284"/>
      <w:r w:rsidRPr="00616404">
        <w:t>Despite the differences in measurement, the results indicated that the equilibrium exchange rate followed a similar path regardless of the real exchange rate measure used.</w:t>
      </w:r>
      <w:commentRangeEnd w:id="284"/>
      <w:r w:rsidR="004D4D5E" w:rsidRPr="00616404">
        <w:rPr>
          <w:rStyle w:val="CommentReference"/>
          <w:sz w:val="22"/>
          <w:szCs w:val="22"/>
        </w:rPr>
        <w:commentReference w:id="284"/>
      </w:r>
      <w:r w:rsidRPr="00616404">
        <w:t xml:space="preserve"> The explanatory variables included </w:t>
      </w:r>
      <w:r w:rsidRPr="00616404">
        <w:lastRenderedPageBreak/>
        <w:t>relative GDP rates, terms of trade, interest rate differentials, the gold price, net foreign assets, trade openness, the fiscal balance, gross reserves, a commodity index and government expenditure.</w:t>
      </w:r>
    </w:p>
    <w:p w14:paraId="1C81A6A3" w14:textId="77777777" w:rsidR="00875D39" w:rsidRPr="00616404" w:rsidDel="00D546A1" w:rsidRDefault="00875D39" w:rsidP="00875D39">
      <w:pPr>
        <w:rPr>
          <w:del w:id="285" w:author="Michelle Le Roux" w:date="2026-03-13T10:20:00Z" w16du:dateUtc="2026-03-13T08:20:00Z"/>
        </w:rPr>
      </w:pPr>
      <w:r w:rsidRPr="00616404">
        <w:t xml:space="preserve">Overall, the literature suggests that exchange rate movements in SA are influenced by a variety of macroeconomic fundamentals. Studies focusing on the REER and the BEER consistently identify factors such as commodity prices, productivity differentials, interest rate differentials, fiscal balances, capital flows, and trade openness as important determinants of the exchange rate. Although our project focuses specifically on predicting the USD/ZAR exchange rate, the findings from previous research provide valuable insight into the macroeconomic variables that influence the value of the rand. These studies therefore guide the selection of explanatory variables to be used in the development of our exchange rate </w:t>
      </w:r>
      <w:commentRangeStart w:id="286"/>
      <w:r w:rsidRPr="00616404">
        <w:t>forecasting model.</w:t>
      </w:r>
      <w:commentRangeEnd w:id="286"/>
      <w:r w:rsidR="004D4D5E" w:rsidRPr="00616404">
        <w:rPr>
          <w:rStyle w:val="CommentReference"/>
          <w:sz w:val="22"/>
          <w:szCs w:val="22"/>
        </w:rPr>
        <w:commentReference w:id="286"/>
      </w:r>
    </w:p>
    <w:p w14:paraId="2ED2A529" w14:textId="2E6A1A8D" w:rsidR="0026313F" w:rsidDel="00875D39" w:rsidRDefault="00CF377D" w:rsidP="006C151E">
      <w:pPr>
        <w:rPr>
          <w:ins w:id="287" w:author="Anke Steyn" w:date="2026-03-13T04:34:00Z" w16du:dateUtc="2026-03-13T02:34:00Z"/>
          <w:del w:id="288" w:author="Michelle Le Roux" w:date="2026-03-13T09:21:00Z" w16du:dateUtc="2026-03-13T07:21:00Z"/>
        </w:rPr>
      </w:pPr>
      <w:del w:id="289" w:author="Michelle Le Roux" w:date="2026-03-13T09:21:00Z" w16du:dateUtc="2026-03-13T07:21:00Z">
        <w:r w:rsidRPr="00183DD1" w:rsidDel="00875D39">
          <w:delText xml:space="preserve">De Jager, (2012) classifies the drivers into five categories: </w:delText>
        </w:r>
      </w:del>
    </w:p>
    <w:p w14:paraId="269EB2D2" w14:textId="5F807DFF" w:rsidR="0026313F" w:rsidDel="00875D39" w:rsidRDefault="00CF377D" w:rsidP="0026313F">
      <w:pPr>
        <w:pStyle w:val="ListParagraph"/>
        <w:numPr>
          <w:ilvl w:val="0"/>
          <w:numId w:val="4"/>
        </w:numPr>
        <w:rPr>
          <w:ins w:id="290" w:author="Anke Steyn" w:date="2026-03-13T04:34:00Z" w16du:dateUtc="2026-03-13T02:34:00Z"/>
          <w:del w:id="291" w:author="Michelle Le Roux" w:date="2026-03-13T09:21:00Z" w16du:dateUtc="2026-03-13T07:21:00Z"/>
        </w:rPr>
      </w:pPr>
      <w:del w:id="292" w:author="Michelle Le Roux" w:date="2026-03-13T09:21:00Z" w16du:dateUtc="2026-03-13T07:21:00Z">
        <w:r w:rsidRPr="00183DD1" w:rsidDel="00875D39">
          <w:delText>the financial sector</w:delText>
        </w:r>
      </w:del>
      <w:ins w:id="293" w:author="Anke Steyn" w:date="2026-03-13T04:35:00Z" w16du:dateUtc="2026-03-13T02:35:00Z">
        <w:del w:id="294" w:author="Michelle Le Roux" w:date="2026-03-13T09:21:00Z" w16du:dateUtc="2026-03-13T07:21:00Z">
          <w:r w:rsidR="0026313F" w:rsidDel="00875D39">
            <w:delText xml:space="preserve">, </w:delText>
          </w:r>
        </w:del>
      </w:ins>
      <w:ins w:id="295" w:author="Anke Steyn" w:date="2026-03-13T04:36:00Z" w16du:dateUtc="2026-03-13T02:36:00Z">
        <w:del w:id="296" w:author="Michelle Le Roux" w:date="2026-03-13T09:21:00Z" w16du:dateUtc="2026-03-13T07:21:00Z">
          <w:r w:rsidR="0026313F" w:rsidDel="00875D39">
            <w:delText>for which</w:delText>
          </w:r>
        </w:del>
      </w:ins>
      <w:del w:id="297" w:author="Michelle Le Roux" w:date="2026-03-13T09:21:00Z" w16du:dateUtc="2026-03-13T07:21:00Z">
        <w:r w:rsidRPr="00183DD1" w:rsidDel="00875D39">
          <w:delText xml:space="preserve"> </w:delText>
        </w:r>
      </w:del>
      <w:ins w:id="298" w:author="Anke Steyn" w:date="2026-03-13T04:36:00Z" w16du:dateUtc="2026-03-13T02:36:00Z">
        <w:del w:id="299" w:author="Michelle Le Roux" w:date="2026-03-13T09:21:00Z" w16du:dateUtc="2026-03-13T07:21:00Z">
          <w:r w:rsidR="0026313F" w:rsidDel="00875D39">
            <w:delText xml:space="preserve"> </w:delText>
          </w:r>
        </w:del>
      </w:ins>
      <w:del w:id="300" w:author="Michelle Le Roux" w:date="2026-03-13T09:21:00Z" w16du:dateUtc="2026-03-13T07:21:00Z">
        <w:r w:rsidRPr="00183DD1" w:rsidDel="00875D39">
          <w:delText>(inflation rate differentials,</w:delText>
        </w:r>
      </w:del>
      <w:customXmlDelRangeStart w:id="301" w:author="Michelle Le Roux" w:date="2026-03-13T09:21:00Z"/>
      <w:sdt>
        <w:sdtPr>
          <w:tag w:val="goog_rdk_7"/>
          <w:id w:val="-1423698953"/>
        </w:sdtPr>
        <w:sdtContent>
          <w:customXmlDelRangeEnd w:id="301"/>
          <w:commentRangeStart w:id="302"/>
          <w:customXmlDelRangeStart w:id="303" w:author="Michelle Le Roux" w:date="2026-03-13T09:21:00Z"/>
        </w:sdtContent>
      </w:sdt>
      <w:customXmlDelRangeEnd w:id="303"/>
      <w:commentRangeEnd w:id="302"/>
      <w:del w:id="304" w:author="Michelle Le Roux" w:date="2026-03-13T09:21:00Z" w16du:dateUtc="2026-03-13T07:21:00Z">
        <w:r w:rsidR="004D4D5E" w:rsidRPr="00183DD1" w:rsidDel="00875D39">
          <w:rPr>
            <w:rStyle w:val="CommentReference"/>
            <w:sz w:val="22"/>
            <w:szCs w:val="22"/>
          </w:rPr>
          <w:commentReference w:id="302"/>
        </w:r>
        <w:r w:rsidR="00183DD1" w:rsidRPr="00183DD1" w:rsidDel="00875D39">
          <w:delText xml:space="preserve"> </w:delText>
        </w:r>
        <w:r w:rsidRPr="00183DD1" w:rsidDel="00875D39">
          <w:delText xml:space="preserve">bond yield differentials and </w:delText>
        </w:r>
      </w:del>
      <w:ins w:id="305" w:author="Anke Steyn" w:date="2026-03-13T04:36:00Z" w16du:dateUtc="2026-03-13T02:36:00Z">
        <w:del w:id="306" w:author="Michelle Le Roux" w:date="2026-03-13T09:21:00Z" w16du:dateUtc="2026-03-13T07:21:00Z">
          <w:r w:rsidR="0026313F" w:rsidDel="00875D39">
            <w:delText xml:space="preserve">the </w:delText>
          </w:r>
        </w:del>
      </w:ins>
      <w:del w:id="307" w:author="Michelle Le Roux" w:date="2026-03-13T09:21:00Z" w16du:dateUtc="2026-03-13T07:21:00Z">
        <w:r w:rsidRPr="00183DD1" w:rsidDel="00875D39">
          <w:delText>CBOE Volatility Index (VIX)</w:delText>
        </w:r>
      </w:del>
      <w:customXmlDelRangeStart w:id="308" w:author="Michelle Le Roux" w:date="2026-03-13T09:21:00Z"/>
      <w:sdt>
        <w:sdtPr>
          <w:tag w:val="goog_rdk_8"/>
          <w:id w:val="1719214543"/>
        </w:sdtPr>
        <w:sdtContent>
          <w:customXmlDelRangeEnd w:id="308"/>
          <w:commentRangeStart w:id="309"/>
          <w:customXmlDelRangeStart w:id="310" w:author="Michelle Le Roux" w:date="2026-03-13T09:21:00Z"/>
        </w:sdtContent>
      </w:sdt>
      <w:customXmlDelRangeEnd w:id="310"/>
      <w:del w:id="311" w:author="Michelle Le Roux" w:date="2026-03-13T09:21:00Z" w16du:dateUtc="2026-03-13T07:21:00Z">
        <w:r w:rsidRPr="00183DD1" w:rsidDel="00875D39">
          <w:delText xml:space="preserve"> </w:delText>
        </w:r>
        <w:commentRangeEnd w:id="309"/>
        <w:r w:rsidR="004D4D5E" w:rsidRPr="00183DD1" w:rsidDel="00875D39">
          <w:rPr>
            <w:rStyle w:val="CommentReference"/>
            <w:sz w:val="22"/>
            <w:szCs w:val="22"/>
          </w:rPr>
          <w:commentReference w:id="309"/>
        </w:r>
        <w:r w:rsidRPr="00183DD1" w:rsidDel="00875D39">
          <w:delText>are proxies),</w:delText>
        </w:r>
      </w:del>
    </w:p>
    <w:p w14:paraId="597AC3CC" w14:textId="17C1891D" w:rsidR="0026313F" w:rsidDel="00875D39" w:rsidRDefault="00CF377D" w:rsidP="0026313F">
      <w:pPr>
        <w:pStyle w:val="ListParagraph"/>
        <w:numPr>
          <w:ilvl w:val="0"/>
          <w:numId w:val="4"/>
        </w:numPr>
        <w:rPr>
          <w:ins w:id="312" w:author="Anke Steyn" w:date="2026-03-13T04:35:00Z" w16du:dateUtc="2026-03-13T02:35:00Z"/>
          <w:del w:id="313" w:author="Michelle Le Roux" w:date="2026-03-13T09:21:00Z" w16du:dateUtc="2026-03-13T07:21:00Z"/>
        </w:rPr>
      </w:pPr>
      <w:del w:id="314" w:author="Michelle Le Roux" w:date="2026-03-13T09:21:00Z" w16du:dateUtc="2026-03-13T07:21:00Z">
        <w:r w:rsidRPr="00183DD1" w:rsidDel="00875D39">
          <w:delText xml:space="preserve"> commodity prices and the terms of trade</w:delText>
        </w:r>
      </w:del>
      <w:ins w:id="315" w:author="Anke Steyn" w:date="2026-03-13T04:36:00Z" w16du:dateUtc="2026-03-13T02:36:00Z">
        <w:del w:id="316" w:author="Michelle Le Roux" w:date="2026-03-13T09:21:00Z" w16du:dateUtc="2026-03-13T07:21:00Z">
          <w:r w:rsidR="0026313F" w:rsidDel="00875D39">
            <w:delText>, approximated by the</w:delText>
          </w:r>
        </w:del>
      </w:ins>
      <w:del w:id="317" w:author="Michelle Le Roux" w:date="2026-03-13T09:21:00Z" w16du:dateUtc="2026-03-13T07:21:00Z">
        <w:r w:rsidRPr="00183DD1" w:rsidDel="00875D39">
          <w:delText xml:space="preserve"> (gold and brent crude oil prices are proxies),</w:delText>
        </w:r>
      </w:del>
    </w:p>
    <w:p w14:paraId="6A7467B4" w14:textId="0BDF6035" w:rsidR="0026313F" w:rsidDel="00875D39" w:rsidRDefault="00CF377D" w:rsidP="0026313F">
      <w:pPr>
        <w:pStyle w:val="ListParagraph"/>
        <w:numPr>
          <w:ilvl w:val="0"/>
          <w:numId w:val="4"/>
        </w:numPr>
        <w:rPr>
          <w:ins w:id="318" w:author="Anke Steyn" w:date="2026-03-13T04:35:00Z" w16du:dateUtc="2026-03-13T02:35:00Z"/>
          <w:del w:id="319" w:author="Michelle Le Roux" w:date="2026-03-13T09:21:00Z" w16du:dateUtc="2026-03-13T07:21:00Z"/>
        </w:rPr>
      </w:pPr>
      <w:del w:id="320" w:author="Michelle Le Roux" w:date="2026-03-13T09:21:00Z" w16du:dateUtc="2026-03-13T07:21:00Z">
        <w:r w:rsidRPr="00183DD1" w:rsidDel="00875D39">
          <w:delText xml:space="preserve"> the fiscal sector</w:delText>
        </w:r>
      </w:del>
      <w:ins w:id="321" w:author="Anke Steyn" w:date="2026-03-13T04:37:00Z" w16du:dateUtc="2026-03-13T02:37:00Z">
        <w:del w:id="322" w:author="Michelle Le Roux" w:date="2026-03-13T09:21:00Z" w16du:dateUtc="2026-03-13T07:21:00Z">
          <w:r w:rsidR="0026313F" w:rsidDel="00875D39">
            <w:delText>, with</w:delText>
          </w:r>
        </w:del>
      </w:ins>
      <w:del w:id="323" w:author="Michelle Le Roux" w:date="2026-03-13T09:21:00Z" w16du:dateUtc="2026-03-13T07:21:00Z">
        <w:r w:rsidRPr="00183DD1" w:rsidDel="00875D39">
          <w:delText xml:space="preserve"> (sovereign credit ratings </w:delText>
        </w:r>
      </w:del>
      <w:ins w:id="324" w:author="Anke Steyn" w:date="2026-03-13T04:37:00Z" w16du:dateUtc="2026-03-13T02:37:00Z">
        <w:del w:id="325" w:author="Michelle Le Roux" w:date="2026-03-13T09:21:00Z" w16du:dateUtc="2026-03-13T07:21:00Z">
          <w:r w:rsidR="0026313F" w:rsidDel="00875D39">
            <w:delText>a</w:delText>
          </w:r>
        </w:del>
      </w:ins>
      <w:del w:id="326" w:author="Michelle Le Roux" w:date="2026-03-13T09:21:00Z" w16du:dateUtc="2026-03-13T07:21:00Z">
        <w:r w:rsidRPr="00183DD1" w:rsidDel="00875D39">
          <w:delText>is a proxy),</w:delText>
        </w:r>
      </w:del>
    </w:p>
    <w:p w14:paraId="66722C51" w14:textId="0C1805BA" w:rsidR="0026313F" w:rsidDel="00875D39" w:rsidRDefault="00CF377D" w:rsidP="0026313F">
      <w:pPr>
        <w:pStyle w:val="ListParagraph"/>
        <w:numPr>
          <w:ilvl w:val="0"/>
          <w:numId w:val="4"/>
        </w:numPr>
        <w:rPr>
          <w:ins w:id="327" w:author="Anke Steyn" w:date="2026-03-13T04:35:00Z" w16du:dateUtc="2026-03-13T02:35:00Z"/>
          <w:del w:id="328" w:author="Michelle Le Roux" w:date="2026-03-13T09:21:00Z" w16du:dateUtc="2026-03-13T07:21:00Z"/>
        </w:rPr>
      </w:pPr>
      <w:del w:id="329" w:author="Michelle Le Roux" w:date="2026-03-13T09:21:00Z" w16du:dateUtc="2026-03-13T07:21:00Z">
        <w:r w:rsidRPr="00183DD1" w:rsidDel="00875D39">
          <w:delText xml:space="preserve"> the real sector</w:delText>
        </w:r>
      </w:del>
      <w:ins w:id="330" w:author="Anke Steyn" w:date="2026-03-13T04:37:00Z" w16du:dateUtc="2026-03-13T02:37:00Z">
        <w:del w:id="331" w:author="Michelle Le Roux" w:date="2026-03-13T09:21:00Z" w16du:dateUtc="2026-03-13T07:21:00Z">
          <w:r w:rsidR="0026313F" w:rsidDel="00875D39">
            <w:delText xml:space="preserve">, </w:delText>
          </w:r>
        </w:del>
      </w:ins>
      <w:del w:id="332" w:author="Michelle Le Roux" w:date="2026-03-13T09:21:00Z" w16du:dateUtc="2026-03-13T07:21:00Z">
        <w:r w:rsidRPr="00183DD1" w:rsidDel="00875D39">
          <w:delText xml:space="preserve"> (includ</w:delText>
        </w:r>
      </w:del>
      <w:ins w:id="333" w:author="Anke Steyn" w:date="2026-03-13T04:37:00Z" w16du:dateUtc="2026-03-13T02:37:00Z">
        <w:del w:id="334" w:author="Michelle Le Roux" w:date="2026-03-13T09:21:00Z" w16du:dateUtc="2026-03-13T07:21:00Z">
          <w:r w:rsidR="0026313F" w:rsidDel="00875D39">
            <w:delText>ing</w:delText>
          </w:r>
        </w:del>
      </w:ins>
      <w:del w:id="335" w:author="Michelle Le Roux" w:date="2026-03-13T09:21:00Z" w16du:dateUtc="2026-03-13T07:21:00Z">
        <w:r w:rsidRPr="00183DD1" w:rsidDel="00875D39">
          <w:delText>es th</w:delText>
        </w:r>
        <w:r w:rsidR="00183DD1" w:rsidRPr="00183DD1" w:rsidDel="00875D39">
          <w:delText>e</w:delText>
        </w:r>
        <w:r w:rsidRPr="00183DD1" w:rsidDel="00875D39">
          <w:delText xml:space="preserve"> Gross </w:delText>
        </w:r>
      </w:del>
      <w:ins w:id="336" w:author="Anke Steyn" w:date="2026-03-13T04:33:00Z" w16du:dateUtc="2026-03-13T02:33:00Z">
        <w:del w:id="337" w:author="Michelle Le Roux" w:date="2026-03-13T09:21:00Z" w16du:dateUtc="2026-03-13T07:21:00Z">
          <w:r w:rsidR="0026313F" w:rsidDel="00875D39">
            <w:delText>g</w:delText>
          </w:r>
          <w:r w:rsidR="0026313F" w:rsidRPr="00183DD1" w:rsidDel="00875D39">
            <w:delText xml:space="preserve">ross </w:delText>
          </w:r>
        </w:del>
      </w:ins>
      <w:del w:id="338" w:author="Michelle Le Roux" w:date="2026-03-13T09:21:00Z" w16du:dateUtc="2026-03-13T07:21:00Z">
        <w:r w:rsidRPr="00183DD1" w:rsidDel="00875D39">
          <w:delText xml:space="preserve">Domestic </w:delText>
        </w:r>
      </w:del>
      <w:ins w:id="339" w:author="Anke Steyn" w:date="2026-03-13T04:33:00Z" w16du:dateUtc="2026-03-13T02:33:00Z">
        <w:del w:id="340" w:author="Michelle Le Roux" w:date="2026-03-13T09:21:00Z" w16du:dateUtc="2026-03-13T07:21:00Z">
          <w:r w:rsidR="0026313F" w:rsidDel="00875D39">
            <w:delText>d</w:delText>
          </w:r>
          <w:r w:rsidR="0026313F" w:rsidRPr="00183DD1" w:rsidDel="00875D39">
            <w:delText xml:space="preserve">omestic </w:delText>
          </w:r>
        </w:del>
      </w:ins>
      <w:del w:id="341" w:author="Michelle Le Roux" w:date="2026-03-13T09:21:00Z" w16du:dateUtc="2026-03-13T07:21:00Z">
        <w:r w:rsidRPr="00183DD1" w:rsidDel="00875D39">
          <w:delText>Product</w:delText>
        </w:r>
      </w:del>
      <w:ins w:id="342" w:author="Anke Steyn" w:date="2026-03-13T04:34:00Z" w16du:dateUtc="2026-03-13T02:34:00Z">
        <w:del w:id="343" w:author="Michelle Le Roux" w:date="2026-03-13T09:21:00Z" w16du:dateUtc="2026-03-13T07:21:00Z">
          <w:r w:rsidR="0026313F" w:rsidDel="00875D39">
            <w:delText>p</w:delText>
          </w:r>
          <w:r w:rsidR="0026313F" w:rsidRPr="00183DD1" w:rsidDel="00875D39">
            <w:delText>roduct</w:delText>
          </w:r>
        </w:del>
      </w:ins>
      <w:customXmlDelRangeStart w:id="344" w:author="Michelle Le Roux" w:date="2026-03-13T09:21:00Z"/>
      <w:sdt>
        <w:sdtPr>
          <w:tag w:val="goog_rdk_9"/>
          <w:id w:val="1828708987"/>
        </w:sdtPr>
        <w:sdtContent>
          <w:customXmlDelRangeEnd w:id="344"/>
          <w:commentRangeStart w:id="345"/>
          <w:customXmlDelRangeStart w:id="346" w:author="Michelle Le Roux" w:date="2026-03-13T09:21:00Z"/>
        </w:sdtContent>
      </w:sdt>
      <w:customXmlDelRangeEnd w:id="346"/>
      <w:del w:id="347" w:author="Michelle Le Roux" w:date="2026-03-13T09:21:00Z" w16du:dateUtc="2026-03-13T07:21:00Z">
        <w:r w:rsidRPr="00183DD1" w:rsidDel="00875D39">
          <w:delText xml:space="preserve"> </w:delText>
        </w:r>
        <w:commentRangeEnd w:id="345"/>
        <w:r w:rsidR="004D4D5E" w:rsidRPr="00183DD1" w:rsidDel="00875D39">
          <w:rPr>
            <w:rStyle w:val="CommentReference"/>
            <w:sz w:val="22"/>
            <w:szCs w:val="22"/>
          </w:rPr>
          <w:commentReference w:id="345"/>
        </w:r>
        <w:r w:rsidRPr="00183DD1" w:rsidDel="00875D39">
          <w:delText>growth</w:delText>
        </w:r>
      </w:del>
      <w:ins w:id="348" w:author="Anke Steyn" w:date="2026-03-13T04:37:00Z" w16du:dateUtc="2026-03-13T02:37:00Z">
        <w:del w:id="349" w:author="Michelle Le Roux" w:date="2026-03-13T09:21:00Z" w16du:dateUtc="2026-03-13T07:21:00Z">
          <w:r w:rsidR="0026313F" w:rsidDel="00875D39">
            <w:delText>,</w:delText>
          </w:r>
        </w:del>
      </w:ins>
      <w:del w:id="350" w:author="Michelle Le Roux" w:date="2026-03-13T09:21:00Z" w16du:dateUtc="2026-03-13T07:21:00Z">
        <w:r w:rsidRPr="00183DD1" w:rsidDel="00875D39">
          <w:delText>) and</w:delText>
        </w:r>
      </w:del>
    </w:p>
    <w:p w14:paraId="00000081" w14:textId="6E77C3E1" w:rsidR="00DE16A2" w:rsidRPr="00183DD1" w:rsidDel="00875D39" w:rsidRDefault="00CF377D">
      <w:pPr>
        <w:pStyle w:val="ListParagraph"/>
        <w:numPr>
          <w:ilvl w:val="0"/>
          <w:numId w:val="4"/>
        </w:numPr>
        <w:rPr>
          <w:del w:id="351" w:author="Michelle Le Roux" w:date="2026-03-13T09:21:00Z" w16du:dateUtc="2026-03-13T07:21:00Z"/>
        </w:rPr>
        <w:pPrChange w:id="352" w:author="Anke Steyn" w:date="2026-03-13T04:34:00Z" w16du:dateUtc="2026-03-13T02:34:00Z">
          <w:pPr/>
        </w:pPrChange>
      </w:pPr>
      <w:del w:id="353" w:author="Michelle Le Roux" w:date="2026-03-13T09:21:00Z" w16du:dateUtc="2026-03-13T07:21:00Z">
        <w:r w:rsidRPr="00183DD1" w:rsidDel="00875D39">
          <w:delText xml:space="preserve"> </w:delText>
        </w:r>
        <w:commentRangeStart w:id="354"/>
        <w:r w:rsidRPr="00183DD1" w:rsidDel="00875D39">
          <w:delText>the international sector</w:delText>
        </w:r>
      </w:del>
      <w:ins w:id="355" w:author="Anke Steyn" w:date="2026-03-13T04:37:00Z" w16du:dateUtc="2026-03-13T02:37:00Z">
        <w:del w:id="356" w:author="Michelle Le Roux" w:date="2026-03-13T09:21:00Z" w16du:dateUtc="2026-03-13T07:21:00Z">
          <w:r w:rsidR="0026313F" w:rsidDel="00875D39">
            <w:delText>, for which</w:delText>
          </w:r>
        </w:del>
      </w:ins>
      <w:del w:id="357" w:author="Michelle Le Roux" w:date="2026-03-13T09:21:00Z" w16du:dateUtc="2026-03-13T07:21:00Z">
        <w:r w:rsidRPr="00183DD1" w:rsidDel="00875D39">
          <w:delText xml:space="preserve"> (the balance of payments is a proxy).</w:delText>
        </w:r>
        <w:commentRangeEnd w:id="354"/>
        <w:r w:rsidR="004D4D5E" w:rsidRPr="00183DD1" w:rsidDel="00875D39">
          <w:rPr>
            <w:rStyle w:val="CommentReference"/>
            <w:sz w:val="22"/>
            <w:szCs w:val="22"/>
          </w:rPr>
          <w:commentReference w:id="354"/>
        </w:r>
      </w:del>
    </w:p>
    <w:p w14:paraId="00000082" w14:textId="33CE1A84" w:rsidR="00DE16A2" w:rsidRPr="00183DD1" w:rsidDel="000B1DB7" w:rsidRDefault="00137366">
      <w:pPr>
        <w:rPr>
          <w:del w:id="358" w:author="Michelle Le Roux" w:date="2026-03-26T12:27:00Z" w16du:dateUtc="2026-03-26T10:27:00Z"/>
        </w:rPr>
      </w:pPr>
      <w:moveFromRangeStart w:id="359" w:author="Anke Steyn" w:date="2026-03-13T04:39:00Z" w:name="move224269156"/>
      <w:moveFrom w:id="360" w:author="Anke Steyn" w:date="2026-03-13T04:39:00Z" w16du:dateUtc="2026-03-13T02:39:00Z">
        <w:r w:rsidRPr="00183DD1" w:rsidDel="0026313F">
          <w:t xml:space="preserve">The audience of the educational broadcast consist mostly of South African farmers. They might be interested in learning more about exchange rates when they are faced with decisions on the timing of the export of their products. Through the broadcast, they may become better informed on the factors to consider in such decisions. </w:t>
        </w:r>
      </w:moveFrom>
      <w:moveFromRangeEnd w:id="359"/>
      <w:commentRangeStart w:id="361"/>
      <w:del w:id="362" w:author="Michelle Le Roux" w:date="2026-03-13T09:22:00Z" w16du:dateUtc="2026-03-13T07:22:00Z">
        <w:r w:rsidRPr="00183DD1" w:rsidDel="00875D39">
          <w:delText>We will develop the forecasting model for Krugell</w:delText>
        </w:r>
      </w:del>
      <w:ins w:id="363" w:author="Anke Steyn" w:date="2026-03-13T04:56:00Z" w16du:dateUtc="2026-03-13T02:56:00Z">
        <w:del w:id="364" w:author="Michelle Le Roux" w:date="2026-03-13T09:22:00Z" w16du:dateUtc="2026-03-13T07:22:00Z">
          <w:r w:rsidR="00F712D8" w:rsidDel="00875D39">
            <w:delText>the client</w:delText>
          </w:r>
        </w:del>
      </w:ins>
      <w:del w:id="365" w:author="Michelle Le Roux" w:date="2026-03-13T09:22:00Z" w16du:dateUtc="2026-03-13T07:22:00Z">
        <w:r w:rsidRPr="00183DD1" w:rsidDel="00875D39">
          <w:delText>, with the output of the model being distributed to listeners of the broadcast. The client will then be able to use the model to make monthly predictions of the exchange rate. He will interpret the model output and educate the broadcast listeners on the effect of the expected change in the exchange rate. The model can also be implemented to investigate hypothetical scenarios by altering the factors used to determine the exchange rate.</w:delText>
        </w:r>
        <w:commentRangeEnd w:id="361"/>
        <w:r w:rsidR="004D4D5E" w:rsidDel="00875D39">
          <w:rPr>
            <w:rStyle w:val="CommentReference"/>
            <w:sz w:val="22"/>
            <w:szCs w:val="22"/>
          </w:rPr>
          <w:commentReference w:id="361"/>
        </w:r>
      </w:del>
      <w:ins w:id="366" w:author="Michelle Le Roux" w:date="2026-03-26T12:27:00Z" w16du:dateUtc="2026-03-26T10:27:00Z">
        <w:r w:rsidR="000B1DB7">
          <w:t xml:space="preserve"> </w:t>
        </w:r>
      </w:ins>
    </w:p>
    <w:p w14:paraId="00000083" w14:textId="1A4A2334" w:rsidR="00DE16A2" w:rsidRPr="00183DD1" w:rsidDel="00AA7236" w:rsidRDefault="00137366" w:rsidP="0099473E">
      <w:pPr>
        <w:pStyle w:val="Heading2"/>
        <w:rPr>
          <w:del w:id="367" w:author="Anke Steyn" w:date="2026-03-13T04:42:00Z" w16du:dateUtc="2026-03-13T02:42:00Z"/>
        </w:rPr>
      </w:pPr>
      <w:del w:id="368" w:author="Anke Steyn" w:date="2026-03-13T04:42:00Z" w16du:dateUtc="2026-03-13T02:42:00Z">
        <w:r w:rsidRPr="00183DD1" w:rsidDel="00AA7236">
          <w:delText>2.2</w:delText>
        </w:r>
        <w:r w:rsidR="00E87C76" w:rsidDel="00AA7236">
          <w:delText xml:space="preserve"> </w:delText>
        </w:r>
        <w:r w:rsidRPr="00183DD1" w:rsidDel="00AA7236">
          <w:delText>The current system: strengths and shortcomings</w:delText>
        </w:r>
      </w:del>
    </w:p>
    <w:p w14:paraId="3C0CD99D" w14:textId="77777777" w:rsidR="00F712D8" w:rsidRDefault="00137366" w:rsidP="0099473E">
      <w:pPr>
        <w:rPr>
          <w:ins w:id="369" w:author="Anke Steyn" w:date="2026-03-13T04:59:00Z" w16du:dateUtc="2026-03-13T02:59:00Z"/>
        </w:rPr>
      </w:pPr>
      <w:r w:rsidRPr="00183DD1">
        <w:t>Exchange rate forecasting studies typically employ several competing models as no single model consistently outperforms others. The current system, EconData</w:t>
      </w:r>
      <w:del w:id="370" w:author="Anke Steyn" w:date="2026-03-13T04:43:00Z" w16du:dateUtc="2026-03-13T02:43:00Z">
        <w:r w:rsidRPr="00183DD1" w:rsidDel="00AA7236">
          <w:delText>,</w:delText>
        </w:r>
      </w:del>
      <w:r w:rsidRPr="00183DD1">
        <w:t xml:space="preserve"> (2026) predicts the exchange rate using pure forecasting time–series models such as the random walk, ARIMA model, exponential smoothing models and monthly local linear trend models. These models rely solely on past exchange rate data and </w:t>
      </w:r>
      <w:r w:rsidR="00875E80" w:rsidRPr="00183DD1">
        <w:t>perform</w:t>
      </w:r>
      <w:r w:rsidRPr="00183DD1">
        <w:t xml:space="preserve"> well for short–term exchange rate forecasts. These models do not explain what drives the exchange rate. EconData</w:t>
      </w:r>
      <w:del w:id="371" w:author="Michelle Le Roux" w:date="2026-03-13T09:22:00Z" w16du:dateUtc="2026-03-13T07:22:00Z">
        <w:r w:rsidRPr="00183DD1" w:rsidDel="00875D39">
          <w:delText>,</w:delText>
        </w:r>
      </w:del>
      <w:r w:rsidRPr="00183DD1">
        <w:t xml:space="preserve"> (2026) further uses error correction models and vector error correction models which incorporate macroeconomic variables that influence the exchange rate. These models are useful to link the movements in the exchange rate to macroeconomic drivers. Equilibrium exchange rate models such, as the </w:t>
      </w:r>
      <w:r w:rsidR="00946919">
        <w:t>B</w:t>
      </w:r>
      <w:r w:rsidRPr="00183DD1">
        <w:t xml:space="preserve">ehavioural </w:t>
      </w:r>
      <w:r w:rsidR="00946919">
        <w:t>E</w:t>
      </w:r>
      <w:r w:rsidRPr="00183DD1">
        <w:t xml:space="preserve">quilibrium </w:t>
      </w:r>
      <w:r w:rsidR="00946919">
        <w:t>E</w:t>
      </w:r>
      <w:r w:rsidRPr="00183DD1">
        <w:t xml:space="preserve">xchange </w:t>
      </w:r>
      <w:r w:rsidR="00946919">
        <w:t>R</w:t>
      </w:r>
      <w:r w:rsidRPr="00183DD1">
        <w:t>ate model (BEER) model, also forms part of the EconData</w:t>
      </w:r>
      <w:del w:id="372" w:author="Michelle Le Roux" w:date="2026-03-13T09:24:00Z" w16du:dateUtc="2026-03-13T07:24:00Z">
        <w:r w:rsidRPr="00183DD1" w:rsidDel="00875D39">
          <w:delText>,</w:delText>
        </w:r>
      </w:del>
      <w:r w:rsidRPr="00183DD1">
        <w:t xml:space="preserve"> (2026) analysis. This model identifies the fundamental drivers of the exchange </w:t>
      </w:r>
      <w:r w:rsidR="00875E80" w:rsidRPr="00183DD1">
        <w:t>rate but</w:t>
      </w:r>
      <w:r w:rsidRPr="00183DD1">
        <w:t xml:space="preserve"> is not primarily designed for short–term forecasting. Additionally, Botha, et al., (2018) used a quasi–Bayesian estimation approach to estimate a stylised model of the real exchange rate. This method is used to estimate the model parameters, rather than to forecast the exchange rate. Saayman</w:t>
      </w:r>
      <w:del w:id="373" w:author="Michelle Le Roux" w:date="2026-03-13T10:20:00Z" w16du:dateUtc="2026-03-13T08:20:00Z">
        <w:r w:rsidRPr="00183DD1" w:rsidDel="00D546A1">
          <w:delText>,</w:delText>
        </w:r>
      </w:del>
      <w:r w:rsidRPr="00183DD1">
        <w:t xml:space="preserve"> (2007) also made use of a BEER model to determine what the real equilibrium ZAR/USD exchange rate should be. Given the concept statement of the project is to produce monthly forecasts of the ZAR/USD exchange rate, a multi–model forecasting strategy should be applied. Instead of relying on a single model, various models should be compared and then be combined, or the best performing model should be selected.</w:t>
      </w:r>
    </w:p>
    <w:p w14:paraId="00000086" w14:textId="072BF2C3" w:rsidR="00DE16A2" w:rsidRPr="00183DD1" w:rsidRDefault="00137366" w:rsidP="0099473E">
      <w:r w:rsidRPr="00183DD1">
        <w:br w:type="page"/>
      </w:r>
    </w:p>
    <w:p w14:paraId="00000087" w14:textId="77777777" w:rsidR="00DE16A2" w:rsidRPr="00183DD1" w:rsidRDefault="00137366">
      <w:pPr>
        <w:pStyle w:val="Heading1"/>
        <w:numPr>
          <w:ilvl w:val="0"/>
          <w:numId w:val="1"/>
        </w:numPr>
      </w:pPr>
      <w:bookmarkStart w:id="374" w:name="_Toc225427340"/>
      <w:r w:rsidRPr="00183DD1">
        <w:lastRenderedPageBreak/>
        <w:t>Project scope</w:t>
      </w:r>
      <w:bookmarkEnd w:id="374"/>
    </w:p>
    <w:p w14:paraId="00000088" w14:textId="43636AB5" w:rsidR="00DE16A2" w:rsidRPr="00183DD1" w:rsidRDefault="00137366" w:rsidP="007D66D2">
      <w:r w:rsidRPr="00183DD1">
        <w:t xml:space="preserve">The scope of this project consists of three main components outlined in the background section: to understand the problem, develop a solution and communicate the </w:t>
      </w:r>
      <w:r w:rsidR="00875E80" w:rsidRPr="00183DD1">
        <w:t>results</w:t>
      </w:r>
      <w:r w:rsidRPr="00183DD1">
        <w:t>. The first component focuses on identifying and quantifying the key factors that influence movements in the ZAR/USD exchange rate. These factors will be selected based on economic reasoning and previous research. Relevant input variables will be obtained from reliable data sources such as</w:t>
      </w:r>
      <w:del w:id="375" w:author="Michelle Le Roux" w:date="2026-03-26T13:42:00Z" w16du:dateUtc="2026-03-26T11:42:00Z">
        <w:r w:rsidRPr="00183DD1" w:rsidDel="00781101">
          <w:delText xml:space="preserve"> the</w:delText>
        </w:r>
      </w:del>
      <w:r w:rsidRPr="00183DD1">
        <w:t xml:space="preserve"> </w:t>
      </w:r>
      <w:ins w:id="376" w:author="Michelle Le Roux" w:date="2026-03-26T13:57:00Z" w16du:dateUtc="2026-03-26T11:57:00Z">
        <w:r w:rsidR="007A3873" w:rsidRPr="00183DD1">
          <w:t>Federal Reserve Economic Data</w:t>
        </w:r>
        <w:r w:rsidR="007A3873">
          <w:t xml:space="preserve"> (</w:t>
        </w:r>
      </w:ins>
      <w:del w:id="377" w:author="Michelle Le Roux" w:date="2026-03-26T13:41:00Z" w16du:dateUtc="2026-03-26T11:41:00Z">
        <w:r w:rsidRPr="00183DD1" w:rsidDel="00781101">
          <w:delText>Federal Reserve Economic Data (</w:delText>
        </w:r>
      </w:del>
      <w:r w:rsidRPr="00183DD1">
        <w:t>FRED</w:t>
      </w:r>
      <w:ins w:id="378" w:author="Michelle Le Roux" w:date="2026-03-26T13:57:00Z" w16du:dateUtc="2026-03-26T11:57:00Z">
        <w:r w:rsidR="007A3873">
          <w:t>)</w:t>
        </w:r>
      </w:ins>
      <w:del w:id="379" w:author="Michelle Le Roux" w:date="2026-03-26T13:41:00Z" w16du:dateUtc="2026-03-26T11:41:00Z">
        <w:r w:rsidRPr="00183DD1" w:rsidDel="00781101">
          <w:delText>)</w:delText>
        </w:r>
      </w:del>
      <w:del w:id="380" w:author="Michelle Le Roux" w:date="2026-03-26T13:42:00Z" w16du:dateUtc="2026-03-26T11:42:00Z">
        <w:r w:rsidRPr="00183DD1" w:rsidDel="00781101">
          <w:delText xml:space="preserve"> database</w:delText>
        </w:r>
      </w:del>
      <w:r w:rsidRPr="00183DD1">
        <w:t xml:space="preserve"> and Statistics South Africa. These variables may include macroeconomic indicators that reflect the economic conditions of both S</w:t>
      </w:r>
      <w:ins w:id="381" w:author="Michelle Le Roux" w:date="2026-03-26T13:42:00Z" w16du:dateUtc="2026-03-26T11:42:00Z">
        <w:r w:rsidR="00781101">
          <w:t>A</w:t>
        </w:r>
      </w:ins>
      <w:del w:id="382" w:author="Michelle Le Roux" w:date="2026-03-26T13:42:00Z" w16du:dateUtc="2026-03-26T11:42:00Z">
        <w:r w:rsidRPr="00183DD1" w:rsidDel="00781101">
          <w:delText>outh Africa</w:delText>
        </w:r>
      </w:del>
      <w:r w:rsidRPr="00183DD1">
        <w:t xml:space="preserve"> and the U</w:t>
      </w:r>
      <w:ins w:id="383" w:author="Michelle Le Roux" w:date="2026-03-26T13:42:00Z" w16du:dateUtc="2026-03-26T11:42:00Z">
        <w:r w:rsidR="00781101">
          <w:t>nited States</w:t>
        </w:r>
      </w:ins>
      <w:ins w:id="384" w:author="Michelle Le Roux" w:date="2026-03-26T13:57:00Z" w16du:dateUtc="2026-03-26T11:57:00Z">
        <w:r w:rsidR="007A3873">
          <w:t xml:space="preserve"> </w:t>
        </w:r>
      </w:ins>
      <w:ins w:id="385" w:author="Michelle Le Roux" w:date="2026-03-26T13:42:00Z" w16du:dateUtc="2026-03-26T11:42:00Z">
        <w:r w:rsidR="00781101">
          <w:t>(</w:t>
        </w:r>
      </w:ins>
      <w:ins w:id="386" w:author="Michelle Le Roux" w:date="2026-03-26T13:43:00Z" w16du:dateUtc="2026-03-26T11:43:00Z">
        <w:r w:rsidR="00781101">
          <w:t>US</w:t>
        </w:r>
      </w:ins>
      <w:ins w:id="387" w:author="Michelle Le Roux" w:date="2026-03-26T13:42:00Z" w16du:dateUtc="2026-03-26T11:42:00Z">
        <w:r w:rsidR="00781101">
          <w:t>)</w:t>
        </w:r>
      </w:ins>
      <w:del w:id="388" w:author="Michelle Le Roux" w:date="2026-03-26T13:42:00Z" w16du:dateUtc="2026-03-26T11:42:00Z">
        <w:r w:rsidRPr="00183DD1" w:rsidDel="00781101">
          <w:delText>nited States</w:delText>
        </w:r>
      </w:del>
      <w:r w:rsidRPr="00183DD1">
        <w:t>.</w:t>
      </w:r>
    </w:p>
    <w:p w14:paraId="00000089" w14:textId="77777777" w:rsidR="00DE16A2" w:rsidRPr="00183DD1" w:rsidRDefault="00137366" w:rsidP="007D66D2">
      <w:r w:rsidRPr="00183DD1">
        <w:t>The second component involves developing an interpretable forecasting model that uses the identified drivers to predict the monthly ZAR/USD exchange rate. Different modelling approaches will be investigated and evaluated to determine which method provides the most suitable balance between predictive performance and interpretability. The aim is to ensure that the model not only generates forecasts but also provides insight into how the underlying variables influence the exchange rate.</w:t>
      </w:r>
    </w:p>
    <w:p w14:paraId="0000008A" w14:textId="77777777" w:rsidR="00DE16A2" w:rsidRPr="00183DD1" w:rsidRDefault="00137366" w:rsidP="007D66D2">
      <w:r w:rsidRPr="00183DD1">
        <w:t>The final component of the project focuses on presenting the results in a clear and accessible way. The forecasts and relevant information will be displayed through a user-friendly interface that allows the client to easily interpret the results and explore how changes in the underlying factors may affect the predicted exchange rate. In this way, the project addresses part of the broader challenges of exchange rate forecasting by developing an interpretable model and practical tool that can assist the client in understanding and communicating exchange rate movements.</w:t>
      </w:r>
    </w:p>
    <w:p w14:paraId="0000008B" w14:textId="77777777" w:rsidR="00DE16A2" w:rsidRPr="00183DD1" w:rsidRDefault="00137366">
      <w:pPr>
        <w:spacing w:line="259" w:lineRule="auto"/>
        <w:jc w:val="left"/>
      </w:pPr>
      <w:r w:rsidRPr="00183DD1">
        <w:br w:type="page"/>
      </w:r>
    </w:p>
    <w:p w14:paraId="0000008D" w14:textId="5A5F73E0" w:rsidR="00DE16A2" w:rsidRDefault="00137366" w:rsidP="00C30FC0">
      <w:pPr>
        <w:pStyle w:val="Heading1"/>
        <w:numPr>
          <w:ilvl w:val="0"/>
          <w:numId w:val="1"/>
        </w:numPr>
      </w:pPr>
      <w:bookmarkStart w:id="389" w:name="_Toc225427341"/>
      <w:r w:rsidRPr="00183DD1">
        <w:lastRenderedPageBreak/>
        <w:t>Project objectives</w:t>
      </w:r>
      <w:bookmarkEnd w:id="389"/>
    </w:p>
    <w:p w14:paraId="5B463C9E" w14:textId="12373AE0" w:rsidR="00C30FC0" w:rsidRDefault="00C30FC0" w:rsidP="00C30FC0">
      <w:r>
        <w:t xml:space="preserve">The objectives of this project are closely aligned with the overall aim of identifying and modelling the key drivers of the rand-dollar exchange rate. Firstly, the project seeks to identify and analyse the macroeconomic and financial factors that contribute most significantly to movements in the exchange rate. This involves investigating a range of potential explanatory variables, including economic indicators and market variables that may influence the value of the </w:t>
      </w:r>
      <w:ins w:id="390" w:author="Michelle Le Roux" w:date="2026-03-26T13:49:00Z" w16du:dateUtc="2026-03-26T11:49:00Z">
        <w:r w:rsidR="00276265">
          <w:t>ZAR</w:t>
        </w:r>
      </w:ins>
      <w:del w:id="391" w:author="Michelle Le Roux" w:date="2026-03-26T13:49:00Z" w16du:dateUtc="2026-03-26T11:49:00Z">
        <w:r w:rsidDel="00276265">
          <w:delText>S</w:delText>
        </w:r>
      </w:del>
      <w:del w:id="392" w:author="Michelle Le Roux" w:date="2026-03-26T13:43:00Z" w16du:dateUtc="2026-03-26T11:43:00Z">
        <w:r w:rsidDel="00903984">
          <w:delText>outh African</w:delText>
        </w:r>
      </w:del>
      <w:del w:id="393" w:author="Michelle Le Roux" w:date="2026-03-26T13:49:00Z" w16du:dateUtc="2026-03-26T11:49:00Z">
        <w:r w:rsidDel="00276265">
          <w:delText xml:space="preserve"> rand</w:delText>
        </w:r>
      </w:del>
      <w:r>
        <w:t xml:space="preserve"> relative to the U</w:t>
      </w:r>
      <w:ins w:id="394" w:author="Michelle Le Roux" w:date="2026-03-26T13:43:00Z" w16du:dateUtc="2026-03-26T11:43:00Z">
        <w:r w:rsidR="00903984">
          <w:t>S</w:t>
        </w:r>
      </w:ins>
      <w:del w:id="395" w:author="Michelle Le Roux" w:date="2026-03-26T13:43:00Z" w16du:dateUtc="2026-03-26T11:43:00Z">
        <w:r w:rsidDel="00903984">
          <w:delText>nited States</w:delText>
        </w:r>
      </w:del>
      <w:ins w:id="396" w:author="Michelle Le Roux" w:date="2026-03-26T13:49:00Z" w16du:dateUtc="2026-03-26T11:49:00Z">
        <w:r w:rsidR="00276265">
          <w:t>D</w:t>
        </w:r>
      </w:ins>
      <w:del w:id="397" w:author="Michelle Le Roux" w:date="2026-03-26T13:49:00Z" w16du:dateUtc="2026-03-26T11:49:00Z">
        <w:r w:rsidDel="00276265">
          <w:delText xml:space="preserve"> dollar</w:delText>
        </w:r>
      </w:del>
      <w:r>
        <w:t xml:space="preserve">. </w:t>
      </w:r>
    </w:p>
    <w:p w14:paraId="30906F7D" w14:textId="22F34218" w:rsidR="00C30FC0" w:rsidDel="008B472E" w:rsidRDefault="00C30FC0" w:rsidP="00C30FC0">
      <w:pPr>
        <w:rPr>
          <w:del w:id="398" w:author="Michelle Le Roux" w:date="2026-03-26T14:23:00Z" w16du:dateUtc="2026-03-26T12:23:00Z"/>
        </w:rPr>
      </w:pPr>
      <w:r>
        <w:t xml:space="preserve">Secondly, the project aims to collect, clean and integrate relevant data for these factors from reliable sources, such as the FRED database and Statistics South Africa, </w:t>
      </w:r>
      <w:del w:id="399" w:author="Michelle Le Roux" w:date="2026-03-26T12:28:00Z" w16du:dateUtc="2026-03-26T10:28:00Z">
        <w:r w:rsidDel="001A50AE">
          <w:delText>in order to</w:delText>
        </w:r>
      </w:del>
      <w:ins w:id="400" w:author="Michelle Le Roux" w:date="2026-03-26T12:28:00Z" w16du:dateUtc="2026-03-26T10:28:00Z">
        <w:r w:rsidR="001A50AE">
          <w:t>to</w:t>
        </w:r>
      </w:ins>
      <w:r>
        <w:t xml:space="preserve"> construct a comprehensive dataset suitable for analysis and modelling.</w:t>
      </w:r>
      <w:ins w:id="401" w:author="Michelle Le Roux" w:date="2026-03-26T14:23:00Z" w16du:dateUtc="2026-03-26T12:23:00Z">
        <w:r w:rsidR="008B472E">
          <w:t xml:space="preserve"> </w:t>
        </w:r>
      </w:ins>
    </w:p>
    <w:p w14:paraId="3011CC14" w14:textId="77777777" w:rsidR="00C30FC0" w:rsidRDefault="00C30FC0" w:rsidP="00C30FC0">
      <w:r>
        <w:t>A further objective is to develop an interpretable forecasting model that captures the relationship between the exchange rate and its key drivers. The model should not only provide forecasts of the exchange rate but also allow for hypothetical scenarios, thereby offering insight into how changes in specific economic variables may affect future exchange rate movements. In addition, the project aims to evaluate the performance and reliability of the proposed model to ensure that it provides meaningful insights.</w:t>
      </w:r>
      <w:del w:id="402" w:author="Anke Steyn" w:date="2026-03-13T05:08:00Z" w16du:dateUtc="2026-03-13T03:08:00Z">
        <w:r w:rsidDel="006C151E">
          <w:delText xml:space="preserve"> </w:delText>
        </w:r>
      </w:del>
    </w:p>
    <w:p w14:paraId="18B7B923" w14:textId="7B559114" w:rsidR="00C30FC0" w:rsidRPr="00C30FC0" w:rsidRDefault="00C30FC0" w:rsidP="00C30FC0">
      <w:r>
        <w:t>Finally, the results of the analysis will be communicated through a user-friendly interface, enabling the client to easily interpret the forecast and understand the factors that drive changes in the rand-dollar exchange rate.</w:t>
      </w:r>
      <w:r w:rsidR="006C151E">
        <w:t xml:space="preserve"> A report will be delivered along with a user guide for the model.</w:t>
      </w:r>
    </w:p>
    <w:p w14:paraId="0000008E" w14:textId="77777777" w:rsidR="00DE16A2" w:rsidRPr="00183DD1" w:rsidRDefault="00137366" w:rsidP="00C30FC0">
      <w:pPr>
        <w:spacing w:line="259" w:lineRule="auto"/>
        <w:jc w:val="left"/>
      </w:pPr>
      <w:r w:rsidRPr="00183DD1">
        <w:br w:type="page"/>
      </w:r>
    </w:p>
    <w:p w14:paraId="3A24479B" w14:textId="51169499" w:rsidR="0037232D" w:rsidRPr="00971840" w:rsidRDefault="00137366" w:rsidP="00591D3D">
      <w:pPr>
        <w:pStyle w:val="Heading1"/>
        <w:numPr>
          <w:ilvl w:val="0"/>
          <w:numId w:val="5"/>
        </w:numPr>
        <w:pPrChange w:id="403" w:author="Michelle Le Roux" w:date="2026-03-26T12:58:00Z" w16du:dateUtc="2026-03-26T10:58:00Z">
          <w:pPr>
            <w:pStyle w:val="Heading1"/>
            <w:numPr>
              <w:numId w:val="1"/>
            </w:numPr>
            <w:ind w:left="357" w:hanging="357"/>
          </w:pPr>
        </w:pPrChange>
      </w:pPr>
      <w:bookmarkStart w:id="404" w:name="_Toc225427342"/>
      <w:r w:rsidRPr="00971840">
        <w:lastRenderedPageBreak/>
        <w:t>Project approac</w:t>
      </w:r>
      <w:r w:rsidR="0037232D" w:rsidRPr="00971840">
        <w:t>h</w:t>
      </w:r>
      <w:bookmarkEnd w:id="404"/>
    </w:p>
    <w:p w14:paraId="264AB361" w14:textId="487FFE18" w:rsidR="0037232D" w:rsidRPr="00183DD1" w:rsidRDefault="0037232D" w:rsidP="0037232D">
      <w:r w:rsidRPr="00183DD1">
        <w:t xml:space="preserve">This section aims at achieving the objectives outlined in the previous section. The approach can be segmented into a three-phased process. Phase 1 consists of understanding the problem and performing data aggregation, exploratory data analysis and data cleaning. Phase 2 comprises of the development, validation and selection of the model. Phase 3 incorporates the outputs of the previous phases into an online dashboard and final report. The </w:t>
      </w:r>
      <w:del w:id="405" w:author="Michelle Le Roux" w:date="2026-03-26T12:28:00Z" w16du:dateUtc="2026-03-26T10:28:00Z">
        <w:r w:rsidRPr="00183DD1" w:rsidDel="001A50AE">
          <w:delText>aforementioned steps</w:delText>
        </w:r>
      </w:del>
      <w:ins w:id="406" w:author="Michelle Le Roux" w:date="2026-03-26T12:28:00Z" w16du:dateUtc="2026-03-26T10:28:00Z">
        <w:r w:rsidR="001A50AE" w:rsidRPr="00183DD1">
          <w:t>steps</w:t>
        </w:r>
      </w:ins>
      <w:r w:rsidRPr="00183DD1">
        <w:t xml:space="preserve"> are discussed in further detail below.</w:t>
      </w:r>
    </w:p>
    <w:p w14:paraId="00CF1AC3" w14:textId="5E5B13C4" w:rsidR="0037232D" w:rsidRPr="004C170C" w:rsidRDefault="0037232D" w:rsidP="004C170C">
      <w:pPr>
        <w:pStyle w:val="Heading2"/>
      </w:pPr>
      <w:del w:id="407" w:author="Michelle Le Roux" w:date="2026-03-26T12:55:00Z" w16du:dateUtc="2026-03-26T10:55:00Z">
        <w:r w:rsidRPr="004C170C" w:rsidDel="00971840">
          <w:delText>5.1</w:delText>
        </w:r>
      </w:del>
      <w:del w:id="408" w:author="Michelle Le Roux" w:date="2026-03-26T12:46:00Z" w16du:dateUtc="2026-03-26T10:46:00Z">
        <w:r w:rsidRPr="004C170C" w:rsidDel="00854E45">
          <w:delText xml:space="preserve"> </w:delText>
        </w:r>
      </w:del>
      <w:bookmarkStart w:id="409" w:name="_Toc225423524"/>
      <w:bookmarkStart w:id="410" w:name="_Toc225427343"/>
      <w:r w:rsidR="00B81BAE" w:rsidRPr="004C170C">
        <w:t>Understanding the problem and data preparation</w:t>
      </w:r>
      <w:bookmarkEnd w:id="409"/>
      <w:bookmarkEnd w:id="410"/>
    </w:p>
    <w:p w14:paraId="1D502BE6" w14:textId="14FF447D" w:rsidR="00B81BAE" w:rsidRDefault="00B81BAE" w:rsidP="00B81BAE">
      <w:r>
        <w:t>This step involves analysing and defining the core problem this project seeks to solve. The current procedure will first be assessed in terms of its ability to fulfil the client’s needs and the shortcomings thereof. The problem was investigated using relevant academic literature and implemented industry solutions to assess viable methodologies and approaches to the modelling process. As a result of this, the modelling prerequisites such as data and technical requirements will be identified. Prerequisites for the end-user interface also need to be researched at this step. The information obtained in this step will inform the scope of this project, ensuring it can be completed within the allocated time.</w:t>
      </w:r>
    </w:p>
    <w:p w14:paraId="0BE0F824" w14:textId="01A431F8" w:rsidR="00B81BAE" w:rsidRPr="00183DD1" w:rsidRDefault="00B81BAE" w:rsidP="0037232D">
      <w:r>
        <w:t>Relevant economic variables from multiple sources must be consolidated into a unified database. This involves data processing, in terms of frequency harmonisation and missing value imputation, as well as data linkage. The data aggregation process needs to be well documented, and any data quality issues need to be identified. The data exploration process will be done graphically and formally by making use of multivariate and univariate statistical techniques. Data will be explored to reveal response-predictor relationships, discover outliers, and identify multicollinearity between predictors. Any further data remediation procedures necessary will be performed. Feature engineering, informed by the exploratory data analysis, will be performed on necessary features to aid the modelling process. Unreliable and irrelevant data will be omitted based on the insights gained from the exploratory data analysis. Data will then be split into training and testing subsets for use in model development and validation. The time series nature of the data needs to be preserved in the training-testing split procedure.</w:t>
      </w:r>
    </w:p>
    <w:p w14:paraId="550FA956" w14:textId="44ED7B0E" w:rsidR="0037232D" w:rsidRPr="00971840" w:rsidRDefault="0037232D" w:rsidP="00971840">
      <w:pPr>
        <w:pStyle w:val="Heading2"/>
      </w:pPr>
      <w:del w:id="411" w:author="Michelle Le Roux" w:date="2026-03-26T12:55:00Z" w16du:dateUtc="2026-03-26T10:55:00Z">
        <w:r w:rsidRPr="00971840" w:rsidDel="00971840">
          <w:delText>5.2</w:delText>
        </w:r>
      </w:del>
      <w:del w:id="412" w:author="Michelle Le Roux" w:date="2026-03-26T12:46:00Z" w16du:dateUtc="2026-03-26T10:46:00Z">
        <w:r w:rsidRPr="00971840" w:rsidDel="00854E45">
          <w:delText xml:space="preserve"> </w:delText>
        </w:r>
      </w:del>
      <w:bookmarkStart w:id="413" w:name="_Toc225423525"/>
      <w:bookmarkStart w:id="414" w:name="_Toc225427344"/>
      <w:r w:rsidR="00B81BAE" w:rsidRPr="00971840">
        <w:t>Model development, validation and selection</w:t>
      </w:r>
      <w:bookmarkEnd w:id="413"/>
      <w:bookmarkEnd w:id="414"/>
    </w:p>
    <w:p w14:paraId="76169666" w14:textId="25CB98BC" w:rsidR="00B81BAE" w:rsidRDefault="00B81BAE" w:rsidP="00B81BAE">
      <w:r>
        <w:t>Using insights gained from research in the initial phase, candidate models can be implemented on the training subset. Models will make use of automated variable selection techniques and regularisation to achieve parsimony. Given the time-dependent nature of the variables, specific attention will be given to autoregressive characteristics, non-stationarity, and the appropriate inclusion of macroeconomic covariates.</w:t>
      </w:r>
    </w:p>
    <w:p w14:paraId="3DF5CE63" w14:textId="5B94BD11" w:rsidR="00B81BAE" w:rsidRDefault="00B81BAE" w:rsidP="00B81BAE">
      <w:r>
        <w:t>Models will then be validated using the testing subset, whereby model predictions will be contrasted against the testing subset. Multiple validation metrics relevant to time series modelling will be considered. A final model will be selected from the list of candidate models stipulated in the model development step. The model selection will be based on an optimal balance of predictive accuracy, computational efficiency, and interpretability, ensuring it meets the practical and analytical requirements of the project.</w:t>
      </w:r>
    </w:p>
    <w:p w14:paraId="5EB99EFE" w14:textId="69590CA1" w:rsidR="00B81BAE" w:rsidRPr="00B81BAE" w:rsidDel="00284074" w:rsidRDefault="00B81BAE" w:rsidP="00F62C8B">
      <w:pPr>
        <w:pStyle w:val="Heading2"/>
        <w:rPr>
          <w:del w:id="415" w:author="Anke Steyn" w:date="2026-03-13T05:17:00Z" w16du:dateUtc="2026-03-13T03:17:00Z"/>
        </w:rPr>
        <w:pPrChange w:id="416" w:author="Michelle Le Roux" w:date="2026-03-26T13:04:00Z" w16du:dateUtc="2026-03-26T11:04:00Z">
          <w:pPr/>
        </w:pPrChange>
      </w:pPr>
      <w:bookmarkStart w:id="417" w:name="_Toc225423001"/>
      <w:bookmarkStart w:id="418" w:name="_Toc225423477"/>
      <w:bookmarkStart w:id="419" w:name="_Toc225423526"/>
      <w:bookmarkStart w:id="420" w:name="_Toc225427345"/>
      <w:bookmarkEnd w:id="417"/>
      <w:bookmarkEnd w:id="418"/>
      <w:bookmarkEnd w:id="419"/>
      <w:bookmarkEnd w:id="420"/>
    </w:p>
    <w:p w14:paraId="0C71CFB7" w14:textId="40F2011C" w:rsidR="0037232D" w:rsidRPr="00183DD1" w:rsidRDefault="0037232D" w:rsidP="00F62C8B">
      <w:pPr>
        <w:pStyle w:val="Heading2"/>
      </w:pPr>
      <w:del w:id="421" w:author="Michelle Le Roux" w:date="2026-03-26T12:55:00Z" w16du:dateUtc="2026-03-26T10:55:00Z">
        <w:r w:rsidRPr="00183DD1" w:rsidDel="00971840">
          <w:delText>5.3</w:delText>
        </w:r>
      </w:del>
      <w:del w:id="422" w:author="Michelle Le Roux" w:date="2026-03-26T12:46:00Z" w16du:dateUtc="2026-03-26T10:46:00Z">
        <w:r w:rsidRPr="00183DD1" w:rsidDel="00854E45">
          <w:delText xml:space="preserve"> </w:delText>
        </w:r>
      </w:del>
      <w:bookmarkStart w:id="423" w:name="_Toc225423527"/>
      <w:bookmarkStart w:id="424" w:name="_Toc225427346"/>
      <w:r w:rsidR="00B81BAE">
        <w:t>System integration and dashboard development</w:t>
      </w:r>
      <w:bookmarkEnd w:id="423"/>
      <w:bookmarkEnd w:id="424"/>
    </w:p>
    <w:p w14:paraId="3A7714AC" w14:textId="29483D42" w:rsidR="00B81BAE" w:rsidRPr="00183DD1" w:rsidRDefault="00B81BAE" w:rsidP="00F66EED">
      <w:r w:rsidRPr="00B81BAE">
        <w:t xml:space="preserve">Insights and predictions from the final model will be integrated into an interactive online dashboard. This platform will be the primary graphical user interface, allowing users to visualise historical trends, </w:t>
      </w:r>
      <w:r w:rsidRPr="00B81BAE">
        <w:lastRenderedPageBreak/>
        <w:t>view model forecasts, and interact with the underlying economic variables. The development of the dashboard must focus on exception handling, computational efficiency, and user-friendly design decisions. The dashboard allows complex statistical outputs to be translated into a format that will aid the client’s educational broadcasts. A user manual will be compiled to guide new and current users of the dashboard in using the system. The user manual is aimed at being comprehensive and will address questions we anticipate users frequently ask.</w:t>
      </w:r>
    </w:p>
    <w:p w14:paraId="7036AF49" w14:textId="37AD49DE" w:rsidR="00501E0A" w:rsidRPr="00183DD1" w:rsidRDefault="00501E0A" w:rsidP="0099473E">
      <w:pPr>
        <w:pStyle w:val="Heading2"/>
      </w:pPr>
      <w:del w:id="425" w:author="Michelle Le Roux" w:date="2026-03-26T12:56:00Z" w16du:dateUtc="2026-03-26T10:56:00Z">
        <w:r w:rsidRPr="00183DD1" w:rsidDel="00971840">
          <w:delText>5</w:delText>
        </w:r>
      </w:del>
      <w:del w:id="426" w:author="Michelle Le Roux" w:date="2026-03-26T12:55:00Z" w16du:dateUtc="2026-03-26T10:55:00Z">
        <w:r w:rsidRPr="00183DD1" w:rsidDel="00971840">
          <w:delText xml:space="preserve">.4 </w:delText>
        </w:r>
      </w:del>
      <w:bookmarkStart w:id="427" w:name="_Toc225423528"/>
      <w:bookmarkStart w:id="428" w:name="_Toc225427347"/>
      <w:r w:rsidRPr="00183DD1">
        <w:t>Project finalisation</w:t>
      </w:r>
      <w:bookmarkEnd w:id="427"/>
      <w:bookmarkEnd w:id="428"/>
    </w:p>
    <w:p w14:paraId="5843C4C3" w14:textId="77777777" w:rsidR="003E1825" w:rsidRDefault="00B81BAE">
      <w:pPr>
        <w:spacing w:line="259" w:lineRule="auto"/>
        <w:jc w:val="left"/>
      </w:pPr>
      <w:r w:rsidRPr="00B81BAE">
        <w:t>The project handover will mark the end of the project. During the project handover, software deliverables and a final report will be given to the client. The software deliverables will include documented source code responsible for the data analysis, model development and validation, and the deployment of the dashboard. Alongside the source code, the finalised databases containing user information and model data will be securely transferred. The final report will serve as a reference for the complete project lifecycle.</w:t>
      </w:r>
    </w:p>
    <w:p w14:paraId="00000091" w14:textId="107AF633" w:rsidR="00DE16A2" w:rsidRPr="00183DD1" w:rsidRDefault="00137366">
      <w:pPr>
        <w:spacing w:line="259" w:lineRule="auto"/>
        <w:jc w:val="left"/>
      </w:pPr>
      <w:r w:rsidRPr="00183DD1">
        <w:br w:type="page"/>
      </w:r>
    </w:p>
    <w:p w14:paraId="00000092" w14:textId="25457B00" w:rsidR="00DE16A2" w:rsidRPr="00183DD1" w:rsidRDefault="00DE16A2">
      <w:pPr>
        <w:pStyle w:val="Heading1"/>
        <w:numPr>
          <w:ilvl w:val="0"/>
          <w:numId w:val="1"/>
        </w:numPr>
        <w:sectPr w:rsidR="00DE16A2" w:rsidRPr="00183DD1">
          <w:footerReference w:type="default" r:id="rId14"/>
          <w:pgSz w:w="11906" w:h="16838"/>
          <w:pgMar w:top="1440" w:right="1440" w:bottom="1440" w:left="1440" w:header="708" w:footer="261" w:gutter="0"/>
          <w:pgNumType w:start="0"/>
          <w:cols w:space="720"/>
          <w:titlePg/>
        </w:sectPr>
      </w:pPr>
    </w:p>
    <w:p w14:paraId="7106566B" w14:textId="2ECA26C2" w:rsidR="00123B18" w:rsidRDefault="00123B18" w:rsidP="00FF60A0">
      <w:pPr>
        <w:pStyle w:val="Heading1"/>
        <w:numPr>
          <w:ilvl w:val="0"/>
          <w:numId w:val="8"/>
        </w:numPr>
        <w:pPrChange w:id="431" w:author="Michelle Le Roux" w:date="2026-03-26T13:13:00Z" w16du:dateUtc="2026-03-26T11:13:00Z">
          <w:pPr>
            <w:pStyle w:val="Heading1"/>
            <w:numPr>
              <w:numId w:val="1"/>
            </w:numPr>
            <w:ind w:left="357" w:hanging="357"/>
          </w:pPr>
        </w:pPrChange>
      </w:pPr>
      <w:bookmarkStart w:id="432" w:name="_Toc225427348"/>
      <w:commentRangeStart w:id="433"/>
      <w:r w:rsidRPr="00183DD1">
        <w:lastRenderedPageBreak/>
        <w:t>Project plan</w:t>
      </w:r>
      <w:bookmarkEnd w:id="432"/>
      <w:commentRangeEnd w:id="433"/>
      <w:r w:rsidR="00FF60A0">
        <w:rPr>
          <w:rStyle w:val="CommentReference"/>
          <w:sz w:val="32"/>
          <w:szCs w:val="32"/>
        </w:rPr>
        <w:commentReference w:id="433"/>
      </w:r>
    </w:p>
    <w:p w14:paraId="4F8AE6B7" w14:textId="5F9CCAA7" w:rsidR="003E1825" w:rsidRPr="003E1825" w:rsidRDefault="00916E22" w:rsidP="003E1825">
      <w:ins w:id="434" w:author="Michelle Le Roux" w:date="2026-03-13T09:40:00Z" w16du:dateUtc="2026-03-13T07:40:00Z">
        <w:r>
          <w:t xml:space="preserve">The project plan </w:t>
        </w:r>
      </w:ins>
      <w:ins w:id="435" w:author="Michelle Le Roux" w:date="2026-03-13T09:44:00Z" w16du:dateUtc="2026-03-13T07:44:00Z">
        <w:r>
          <w:t>outlines</w:t>
        </w:r>
      </w:ins>
      <w:ins w:id="436" w:author="Michelle Le Roux" w:date="2026-03-13T09:40:00Z" w16du:dateUtc="2026-03-13T07:40:00Z">
        <w:r>
          <w:t xml:space="preserve"> the </w:t>
        </w:r>
      </w:ins>
      <w:ins w:id="437" w:author="Michelle Le Roux" w:date="2026-03-13T09:41:00Z" w16du:dateUtc="2026-03-13T07:41:00Z">
        <w:r>
          <w:t xml:space="preserve">sequence of tasks and the estimated completion time (in hours) for </w:t>
        </w:r>
      </w:ins>
      <w:ins w:id="438" w:author="Michelle Le Roux" w:date="2026-03-13T09:44:00Z" w16du:dateUtc="2026-03-13T07:44:00Z">
        <w:r>
          <w:t>the</w:t>
        </w:r>
      </w:ins>
      <w:ins w:id="439" w:author="Michelle Le Roux" w:date="2026-03-13T09:41:00Z" w16du:dateUtc="2026-03-13T07:41:00Z">
        <w:r>
          <w:t xml:space="preserve"> project. </w:t>
        </w:r>
      </w:ins>
      <w:ins w:id="440" w:author="Michelle Le Roux" w:date="2026-03-13T09:42:00Z" w16du:dateUtc="2026-03-13T07:42:00Z">
        <w:r>
          <w:t xml:space="preserve">The three main tasks correspond to the three steps </w:t>
        </w:r>
      </w:ins>
      <w:ins w:id="441" w:author="Michelle Le Roux" w:date="2026-03-13T09:44:00Z" w16du:dateUtc="2026-03-13T07:44:00Z">
        <w:r>
          <w:t>described</w:t>
        </w:r>
      </w:ins>
      <w:ins w:id="442" w:author="Michelle Le Roux" w:date="2026-03-13T09:42:00Z" w16du:dateUtc="2026-03-13T07:42:00Z">
        <w:r>
          <w:t xml:space="preserve"> in the approach</w:t>
        </w:r>
      </w:ins>
      <w:ins w:id="443" w:author="Michelle Le Roux" w:date="2026-03-13T09:45:00Z" w16du:dateUtc="2026-03-13T07:45:00Z">
        <w:r w:rsidR="00D80856">
          <w:t xml:space="preserve"> </w:t>
        </w:r>
      </w:ins>
      <w:ins w:id="444" w:author="Michelle Le Roux" w:date="2026-03-13T10:22:00Z" w16du:dateUtc="2026-03-13T08:22:00Z">
        <w:r w:rsidR="00D546A1">
          <w:t>in S</w:t>
        </w:r>
      </w:ins>
      <w:ins w:id="445" w:author="Michelle Le Roux" w:date="2026-03-13T09:45:00Z" w16du:dateUtc="2026-03-13T07:45:00Z">
        <w:r w:rsidR="00D80856">
          <w:t>e</w:t>
        </w:r>
      </w:ins>
      <w:ins w:id="446" w:author="Michelle Le Roux" w:date="2026-03-13T09:46:00Z" w16du:dateUtc="2026-03-13T07:46:00Z">
        <w:r w:rsidR="00D80856">
          <w:t>ction</w:t>
        </w:r>
      </w:ins>
      <w:ins w:id="447" w:author="Michelle Le Roux" w:date="2026-03-13T10:22:00Z" w16du:dateUtc="2026-03-13T08:22:00Z">
        <w:r w:rsidR="00D546A1">
          <w:t xml:space="preserve"> 5</w:t>
        </w:r>
      </w:ins>
      <w:ins w:id="448" w:author="Michelle Le Roux" w:date="2026-03-13T09:42:00Z" w16du:dateUtc="2026-03-13T07:42:00Z">
        <w:r>
          <w:t>.</w:t>
        </w:r>
      </w:ins>
    </w:p>
    <w:p w14:paraId="4C4BAD1F" w14:textId="3EE53AB7" w:rsidR="003E1825" w:rsidDel="006A66CE" w:rsidRDefault="00916E22" w:rsidP="003E1825">
      <w:pPr>
        <w:rPr>
          <w:del w:id="449" w:author="Michelle Le Roux" w:date="2026-03-13T10:27:00Z" w16du:dateUtc="2026-03-13T08:27:00Z"/>
        </w:rPr>
      </w:pPr>
      <w:r w:rsidRPr="00183DD1">
        <w:rPr>
          <w:noProof/>
        </w:rPr>
        <w:drawing>
          <wp:anchor distT="0" distB="0" distL="114300" distR="114300" simplePos="0" relativeHeight="251662336" behindDoc="0" locked="0" layoutInCell="1" allowOverlap="1" wp14:anchorId="53137777" wp14:editId="342B9E07">
            <wp:simplePos x="0" y="0"/>
            <wp:positionH relativeFrom="margin">
              <wp:align>center</wp:align>
            </wp:positionH>
            <wp:positionV relativeFrom="margin">
              <wp:posOffset>1089872</wp:posOffset>
            </wp:positionV>
            <wp:extent cx="7035800" cy="4777740"/>
            <wp:effectExtent l="0" t="0" r="0" b="3810"/>
            <wp:wrapSquare wrapText="bothSides"/>
            <wp:docPr id="6" name="Picture 5">
              <a:extLst xmlns:a="http://schemas.openxmlformats.org/drawingml/2006/main">
                <a:ext uri="{FF2B5EF4-FFF2-40B4-BE49-F238E27FC236}">
                  <a16:creationId xmlns:a16="http://schemas.microsoft.com/office/drawing/2014/main" id="{2B0F7866-AA69-E9A2-397D-2B10FE2D2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B0F7866-AA69-E9A2-397D-2B10FE2D2FCA}"/>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035800" cy="47777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1B3E7D3E" wp14:editId="7B8A7E24">
                <wp:simplePos x="0" y="0"/>
                <wp:positionH relativeFrom="margin">
                  <wp:align>center</wp:align>
                </wp:positionH>
                <wp:positionV relativeFrom="paragraph">
                  <wp:posOffset>10795</wp:posOffset>
                </wp:positionV>
                <wp:extent cx="5581015" cy="222885"/>
                <wp:effectExtent l="0" t="0" r="635" b="5715"/>
                <wp:wrapSquare wrapText="bothSides"/>
                <wp:docPr id="690165175" name="Text Box 1"/>
                <wp:cNvGraphicFramePr/>
                <a:graphic xmlns:a="http://schemas.openxmlformats.org/drawingml/2006/main">
                  <a:graphicData uri="http://schemas.microsoft.com/office/word/2010/wordprocessingShape">
                    <wps:wsp>
                      <wps:cNvSpPr txBox="1"/>
                      <wps:spPr>
                        <a:xfrm>
                          <a:off x="0" y="0"/>
                          <a:ext cx="5581015" cy="222885"/>
                        </a:xfrm>
                        <a:prstGeom prst="rect">
                          <a:avLst/>
                        </a:prstGeom>
                        <a:solidFill>
                          <a:prstClr val="white"/>
                        </a:solidFill>
                        <a:ln>
                          <a:noFill/>
                        </a:ln>
                      </wps:spPr>
                      <wps:txbx>
                        <w:txbxContent>
                          <w:p w14:paraId="377C4AD3" w14:textId="0F05ED7E" w:rsidR="00E1092B" w:rsidRPr="009369EC" w:rsidRDefault="00E1092B" w:rsidP="00E1092B">
                            <w:pPr>
                              <w:pStyle w:val="Caption"/>
                              <w:rPr>
                                <w:bCs/>
                                <w:color w:val="auto"/>
                                <w:sz w:val="32"/>
                                <w:szCs w:val="32"/>
                              </w:rPr>
                            </w:pPr>
                            <w:bookmarkStart w:id="450" w:name="_Toc224126981"/>
                            <w:bookmarkStart w:id="451" w:name="_Toc224290463"/>
                            <w:r>
                              <w:t xml:space="preserve">Table </w:t>
                            </w:r>
                            <w:r w:rsidR="009E279D">
                              <w:fldChar w:fldCharType="begin"/>
                            </w:r>
                            <w:r w:rsidR="009E279D">
                              <w:instrText xml:space="preserve"> SEQ Table \* ARABIC </w:instrText>
                            </w:r>
                            <w:r w:rsidR="009E279D">
                              <w:fldChar w:fldCharType="separate"/>
                            </w:r>
                            <w:r w:rsidR="001A50AE">
                              <w:rPr>
                                <w:noProof/>
                              </w:rPr>
                              <w:t>1</w:t>
                            </w:r>
                            <w:r w:rsidR="009E279D">
                              <w:rPr>
                                <w:noProof/>
                              </w:rPr>
                              <w:fldChar w:fldCharType="end"/>
                            </w:r>
                            <w:r>
                              <w:t xml:space="preserve">: Project </w:t>
                            </w:r>
                            <w:ins w:id="452" w:author="Michelle Le Roux" w:date="2026-03-26T12:31:00Z" w16du:dateUtc="2026-03-26T10:31:00Z">
                              <w:r w:rsidR="001A50AE">
                                <w:t>p</w:t>
                              </w:r>
                            </w:ins>
                            <w:del w:id="453" w:author="Michelle Le Roux" w:date="2026-03-26T12:31:00Z" w16du:dateUtc="2026-03-26T10:31:00Z">
                              <w:r w:rsidDel="001A50AE">
                                <w:delText>P</w:delText>
                              </w:r>
                            </w:del>
                            <w:r>
                              <w:t>lan</w:t>
                            </w:r>
                            <w:bookmarkEnd w:id="450"/>
                            <w:bookmarkEnd w:id="4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3E7D3E" id="_x0000_t202" coordsize="21600,21600" o:spt="202" path="m,l,21600r21600,l21600,xe">
                <v:stroke joinstyle="miter"/>
                <v:path gradientshapeok="t" o:connecttype="rect"/>
              </v:shapetype>
              <v:shape id="Text Box 1" o:spid="_x0000_s1026" type="#_x0000_t202" style="position:absolute;left:0;text-align:left;margin-left:0;margin-top:.85pt;width:439.45pt;height:17.5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" stroked="f">
                <v:textbox inset="0,0,0,0">
                  <w:txbxContent>
                    <w:p w14:paraId="377C4AD3" w14:textId="0F05ED7E" w:rsidR="00E1092B" w:rsidRPr="009369EC" w:rsidRDefault="00E1092B" w:rsidP="00E1092B">
                      <w:pPr>
                        <w:pStyle w:val="Caption"/>
                        <w:rPr>
                          <w:bCs/>
                          <w:color w:val="auto"/>
                          <w:sz w:val="32"/>
                          <w:szCs w:val="32"/>
                        </w:rPr>
                      </w:pPr>
                      <w:bookmarkStart w:id="454" w:name="_Toc224126981"/>
                      <w:bookmarkStart w:id="455" w:name="_Toc224290463"/>
                      <w:r>
                        <w:t xml:space="preserve">Table </w:t>
                      </w:r>
                      <w:r w:rsidR="009E279D">
                        <w:fldChar w:fldCharType="begin"/>
                      </w:r>
                      <w:r w:rsidR="009E279D">
                        <w:instrText xml:space="preserve"> SEQ Table \* ARABIC </w:instrText>
                      </w:r>
                      <w:r w:rsidR="009E279D">
                        <w:fldChar w:fldCharType="separate"/>
                      </w:r>
                      <w:r w:rsidR="001A50AE">
                        <w:rPr>
                          <w:noProof/>
                        </w:rPr>
                        <w:t>1</w:t>
                      </w:r>
                      <w:r w:rsidR="009E279D">
                        <w:rPr>
                          <w:noProof/>
                        </w:rPr>
                        <w:fldChar w:fldCharType="end"/>
                      </w:r>
                      <w:r>
                        <w:t xml:space="preserve">: Project </w:t>
                      </w:r>
                      <w:ins w:id="456" w:author="Michelle Le Roux" w:date="2026-03-26T12:31:00Z" w16du:dateUtc="2026-03-26T10:31:00Z">
                        <w:r w:rsidR="001A50AE">
                          <w:t>p</w:t>
                        </w:r>
                      </w:ins>
                      <w:del w:id="457" w:author="Michelle Le Roux" w:date="2026-03-26T12:31:00Z" w16du:dateUtc="2026-03-26T10:31:00Z">
                        <w:r w:rsidDel="001A50AE">
                          <w:delText>P</w:delText>
                        </w:r>
                      </w:del>
                      <w:r>
                        <w:t>lan</w:t>
                      </w:r>
                      <w:bookmarkEnd w:id="454"/>
                      <w:bookmarkEnd w:id="455"/>
                    </w:p>
                  </w:txbxContent>
                </v:textbox>
                <w10:wrap type="square" anchorx="margin"/>
              </v:shape>
            </w:pict>
          </mc:Fallback>
        </mc:AlternateContent>
      </w:r>
    </w:p>
    <w:p w14:paraId="603C0834" w14:textId="3F7D2445" w:rsidR="003E1825" w:rsidRPr="003E1825" w:rsidDel="006A66CE" w:rsidRDefault="003E1825" w:rsidP="003E1825">
      <w:pPr>
        <w:rPr>
          <w:del w:id="458" w:author="Michelle Le Roux" w:date="2026-03-13T10:27:00Z" w16du:dateUtc="2026-03-13T08:27:00Z"/>
        </w:rPr>
      </w:pPr>
    </w:p>
    <w:p w14:paraId="53982A83" w14:textId="6D83B830" w:rsidR="003E1825" w:rsidDel="006A66CE" w:rsidRDefault="003E1825" w:rsidP="003E1825">
      <w:pPr>
        <w:rPr>
          <w:del w:id="459" w:author="Michelle Le Roux" w:date="2026-03-13T10:27:00Z" w16du:dateUtc="2026-03-13T08:27:00Z"/>
        </w:rPr>
      </w:pPr>
    </w:p>
    <w:p w14:paraId="16D24035" w14:textId="77777777" w:rsidR="003E1825" w:rsidDel="006A66CE" w:rsidRDefault="003E1825" w:rsidP="003E1825">
      <w:pPr>
        <w:rPr>
          <w:del w:id="460" w:author="Michelle Le Roux" w:date="2026-03-13T10:27:00Z" w16du:dateUtc="2026-03-13T08:27:00Z"/>
        </w:rPr>
      </w:pPr>
    </w:p>
    <w:p w14:paraId="65F8AFBE" w14:textId="77777777" w:rsidR="003E1825" w:rsidRPr="003E1825" w:rsidDel="006A66CE" w:rsidRDefault="003E1825" w:rsidP="003E1825">
      <w:pPr>
        <w:rPr>
          <w:del w:id="461" w:author="Michelle Le Roux" w:date="2026-03-13T10:27:00Z" w16du:dateUtc="2026-03-13T08:27:00Z"/>
        </w:rPr>
      </w:pPr>
    </w:p>
    <w:p w14:paraId="029527BB" w14:textId="1F323A8A" w:rsidR="00013189" w:rsidRDefault="00013189" w:rsidP="00123B18"/>
    <w:p w14:paraId="79D8EA72" w14:textId="1C1EDC74" w:rsidR="00013189" w:rsidRDefault="00EA20E9" w:rsidP="00123B18">
      <w:r w:rsidRPr="00183DD1">
        <w:rPr>
          <w:noProof/>
        </w:rPr>
        <w:lastRenderedPageBreak/>
        <w:drawing>
          <wp:anchor distT="0" distB="0" distL="114300" distR="114300" simplePos="0" relativeHeight="251663360" behindDoc="0" locked="0" layoutInCell="1" allowOverlap="1" wp14:anchorId="533C15C1" wp14:editId="626233BD">
            <wp:simplePos x="0" y="0"/>
            <wp:positionH relativeFrom="margin">
              <wp:align>center</wp:align>
            </wp:positionH>
            <wp:positionV relativeFrom="margin">
              <wp:posOffset>256540</wp:posOffset>
            </wp:positionV>
            <wp:extent cx="7594600" cy="5438775"/>
            <wp:effectExtent l="0" t="0" r="6350" b="9525"/>
            <wp:wrapSquare wrapText="bothSides"/>
            <wp:docPr id="10" name="Picture 9">
              <a:extLst xmlns:a="http://schemas.openxmlformats.org/drawingml/2006/main">
                <a:ext uri="{FF2B5EF4-FFF2-40B4-BE49-F238E27FC236}">
                  <a16:creationId xmlns:a16="http://schemas.microsoft.com/office/drawing/2014/main" id="{F8E677CD-7080-2174-EB30-7856001703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8E677CD-7080-2174-EB30-78560017031A}"/>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7594600" cy="5438775"/>
                    </a:xfrm>
                    <a:prstGeom prst="rect">
                      <a:avLst/>
                    </a:prstGeom>
                  </pic:spPr>
                </pic:pic>
              </a:graphicData>
            </a:graphic>
            <wp14:sizeRelH relativeFrom="margin">
              <wp14:pctWidth>0</wp14:pctWidth>
            </wp14:sizeRelH>
            <wp14:sizeRelV relativeFrom="margin">
              <wp14:pctHeight>0</wp14:pctHeight>
            </wp14:sizeRelV>
          </wp:anchor>
        </w:drawing>
      </w:r>
      <w:ins w:id="462" w:author="Michelle Le Roux" w:date="2026-03-26T12:30:00Z" w16du:dateUtc="2026-03-26T10:30:00Z">
        <w:r w:rsidR="001A50AE">
          <w:rPr>
            <w:noProof/>
          </w:rPr>
          <mc:AlternateContent>
            <mc:Choice Requires="wps">
              <w:drawing>
                <wp:anchor distT="0" distB="0" distL="114300" distR="114300" simplePos="0" relativeHeight="251702272" behindDoc="0" locked="0" layoutInCell="1" allowOverlap="1" wp14:anchorId="3CE8A1F5" wp14:editId="5542FF8C">
                  <wp:simplePos x="0" y="0"/>
                  <wp:positionH relativeFrom="column">
                    <wp:posOffset>558800</wp:posOffset>
                  </wp:positionH>
                  <wp:positionV relativeFrom="paragraph">
                    <wp:posOffset>0</wp:posOffset>
                  </wp:positionV>
                  <wp:extent cx="7740650" cy="171450"/>
                  <wp:effectExtent l="0" t="0" r="0" b="0"/>
                  <wp:wrapSquare wrapText="bothSides"/>
                  <wp:docPr id="1209438776" name="Text Box 1"/>
                  <wp:cNvGraphicFramePr/>
                  <a:graphic xmlns:a="http://schemas.openxmlformats.org/drawingml/2006/main">
                    <a:graphicData uri="http://schemas.microsoft.com/office/word/2010/wordprocessingShape">
                      <wps:wsp>
                        <wps:cNvSpPr txBox="1"/>
                        <wps:spPr>
                          <a:xfrm>
                            <a:off x="0" y="0"/>
                            <a:ext cx="7740650" cy="171450"/>
                          </a:xfrm>
                          <a:prstGeom prst="rect">
                            <a:avLst/>
                          </a:prstGeom>
                          <a:solidFill>
                            <a:prstClr val="white"/>
                          </a:solidFill>
                          <a:ln>
                            <a:noFill/>
                          </a:ln>
                        </wps:spPr>
                        <wps:txbx>
                          <w:txbxContent>
                            <w:p w14:paraId="3339EDA0" w14:textId="2DEE25EE" w:rsidR="001A50AE" w:rsidRPr="00842A50" w:rsidRDefault="001A50AE" w:rsidP="001A50AE">
                              <w:pPr>
                                <w:pStyle w:val="Caption"/>
                                <w:rPr>
                                  <w:noProof/>
                                  <w:szCs w:val="22"/>
                                </w:rPr>
                                <w:pPrChange w:id="463" w:author="Michelle Le Roux" w:date="2026-03-26T12:30:00Z" w16du:dateUtc="2026-03-26T10:30:00Z">
                                  <w:pPr/>
                                </w:pPrChange>
                              </w:pPr>
                              <w:ins w:id="464" w:author="Michelle Le Roux" w:date="2026-03-26T12:30:00Z" w16du:dateUtc="2026-03-26T10:30:00Z">
                                <w:r>
                                  <w:t>Table 1 (</w:t>
                                </w:r>
                              </w:ins>
                              <w:ins w:id="465" w:author="Michelle Le Roux" w:date="2026-03-26T12:31:00Z" w16du:dateUtc="2026-03-26T10:31:00Z">
                                <w:r>
                                  <w:t>continued</w:t>
                                </w:r>
                              </w:ins>
                              <w:ins w:id="466" w:author="Michelle Le Roux" w:date="2026-03-26T12:30:00Z" w16du:dateUtc="2026-03-26T10:30:00Z">
                                <w:r>
                                  <w:t>)</w:t>
                                </w:r>
                              </w:ins>
                              <w:ins w:id="467" w:author="Michelle Le Roux" w:date="2026-03-26T12:31:00Z" w16du:dateUtc="2026-03-26T10:31:00Z">
                                <w:r>
                                  <w:t>: Project plan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E8A1F5" id="_x0000_s1027" type="#_x0000_t202" style="position:absolute;left:0;text-align:left;margin-left:44pt;margin-top:0;width:609.5pt;height:13.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" stroked="f">
                  <v:textbox inset="0,0,0,0">
                    <w:txbxContent>
                      <w:p w14:paraId="3339EDA0" w14:textId="2DEE25EE" w:rsidR="001A50AE" w:rsidRPr="00842A50" w:rsidRDefault="001A50AE" w:rsidP="001A50AE">
                        <w:pPr>
                          <w:pStyle w:val="Caption"/>
                          <w:rPr>
                            <w:noProof/>
                            <w:szCs w:val="22"/>
                          </w:rPr>
                          <w:pPrChange w:id="468" w:author="Michelle Le Roux" w:date="2026-03-26T12:30:00Z" w16du:dateUtc="2026-03-26T10:30:00Z">
                            <w:pPr/>
                          </w:pPrChange>
                        </w:pPr>
                        <w:ins w:id="469" w:author="Michelle Le Roux" w:date="2026-03-26T12:30:00Z" w16du:dateUtc="2026-03-26T10:30:00Z">
                          <w:r>
                            <w:t>Table 1 (</w:t>
                          </w:r>
                        </w:ins>
                        <w:ins w:id="470" w:author="Michelle Le Roux" w:date="2026-03-26T12:31:00Z" w16du:dateUtc="2026-03-26T10:31:00Z">
                          <w:r>
                            <w:t>continued</w:t>
                          </w:r>
                        </w:ins>
                        <w:ins w:id="471" w:author="Michelle Le Roux" w:date="2026-03-26T12:30:00Z" w16du:dateUtc="2026-03-26T10:30:00Z">
                          <w:r>
                            <w:t>)</w:t>
                          </w:r>
                        </w:ins>
                        <w:ins w:id="472" w:author="Michelle Le Roux" w:date="2026-03-26T12:31:00Z" w16du:dateUtc="2026-03-26T10:31:00Z">
                          <w:r>
                            <w:t>: Project plan</w:t>
                          </w:r>
                        </w:ins>
                      </w:p>
                    </w:txbxContent>
                  </v:textbox>
                  <w10:wrap type="square"/>
                </v:shape>
              </w:pict>
            </mc:Fallback>
          </mc:AlternateContent>
        </w:r>
      </w:ins>
    </w:p>
    <w:p w14:paraId="7109B394" w14:textId="26BF835A" w:rsidR="00013189" w:rsidRDefault="00013189" w:rsidP="00123B18">
      <w:pPr>
        <w:rPr>
          <w:ins w:id="473" w:author="Michelle Le Roux" w:date="2026-03-26T12:29:00Z" w16du:dateUtc="2026-03-26T10:29:00Z"/>
        </w:rPr>
      </w:pPr>
    </w:p>
    <w:p w14:paraId="78EE0072" w14:textId="653A19B0" w:rsidR="001A50AE" w:rsidRDefault="001A50AE" w:rsidP="00123B18">
      <w:pPr>
        <w:sectPr w:rsidR="001A50AE" w:rsidSect="003C4FD0">
          <w:pgSz w:w="16838" w:h="11906" w:orient="landscape"/>
          <w:pgMar w:top="1440" w:right="1440" w:bottom="1440" w:left="1440" w:header="708" w:footer="261" w:gutter="0"/>
          <w:cols w:space="720"/>
          <w:docGrid w:linePitch="299"/>
        </w:sectPr>
      </w:pPr>
    </w:p>
    <w:p w14:paraId="00000094" w14:textId="2A1E3DEB" w:rsidR="00DE16A2" w:rsidRPr="00183DD1" w:rsidRDefault="00137366" w:rsidP="00FF60A0">
      <w:pPr>
        <w:pStyle w:val="Heading1"/>
        <w:numPr>
          <w:ilvl w:val="0"/>
          <w:numId w:val="9"/>
        </w:numPr>
        <w:spacing w:before="0"/>
        <w:pPrChange w:id="474" w:author="Michelle Le Roux" w:date="2026-03-26T13:14:00Z" w16du:dateUtc="2026-03-26T11:14:00Z">
          <w:pPr>
            <w:pStyle w:val="Heading1"/>
            <w:numPr>
              <w:numId w:val="1"/>
            </w:numPr>
            <w:spacing w:before="0"/>
            <w:ind w:left="357" w:hanging="357"/>
          </w:pPr>
        </w:pPrChange>
      </w:pPr>
      <w:bookmarkStart w:id="475" w:name="_Toc225427349"/>
      <w:r w:rsidRPr="00183DD1">
        <w:lastRenderedPageBreak/>
        <w:t>Deliverables</w:t>
      </w:r>
      <w:bookmarkEnd w:id="475"/>
    </w:p>
    <w:p w14:paraId="69907AE6" w14:textId="77777777" w:rsidR="00C30FC0" w:rsidRPr="00A963B1" w:rsidRDefault="00C30FC0" w:rsidP="00C30FC0">
      <w:r w:rsidRPr="00A963B1">
        <w:t xml:space="preserve">To successfully complete the project, interim and final deliverables will be provided to the client. The interim deliverables will consist of a list of the selected key drivers of the </w:t>
      </w:r>
      <w:del w:id="476" w:author="Michelle Le Roux" w:date="2026-03-26T13:33:00Z" w16du:dateUtc="2026-03-26T11:33:00Z">
        <w:r w:rsidRPr="00A963B1" w:rsidDel="008D18A0">
          <w:delText>rand–dollar</w:delText>
        </w:r>
        <w:r w:rsidDel="008D18A0">
          <w:delText xml:space="preserve"> (</w:delText>
        </w:r>
      </w:del>
      <w:r>
        <w:t>ZAR/USD</w:t>
      </w:r>
      <w:del w:id="477" w:author="Michelle Le Roux" w:date="2026-03-26T13:33:00Z" w16du:dateUtc="2026-03-26T11:33:00Z">
        <w:r w:rsidDel="008D18A0">
          <w:delText>)</w:delText>
        </w:r>
      </w:del>
      <w:r>
        <w:t xml:space="preserve"> </w:t>
      </w:r>
      <w:r w:rsidRPr="00A963B1">
        <w:t>exchange rate that will be used to build the proposed model. In addition, the chosen modelling approach used to develop the solution, as well as the initial dashboard and user manual, will form part of the interim deliverables. The purpose of these interim deliverables is to obtain feedback from the client and ensure that any concerns are identified and addressed at an early stage of the project.</w:t>
      </w:r>
    </w:p>
    <w:p w14:paraId="66C7B78C" w14:textId="77777777" w:rsidR="00C30FC0" w:rsidRDefault="00C30FC0" w:rsidP="00C30FC0">
      <w:r w:rsidRPr="00A963B1">
        <w:t>The final deliverables will include a numerical forecast of the ZAR/USD exchange rate one month ahead, together with all the data used to generate the predictions, a user manual, and a final report. The client will also have the option to adjust the factors used in generating the forecast. The predicted exchange rate and historical exchange rates will be displayed in a line chart within a dashboard</w:t>
      </w:r>
      <w:r>
        <w:t>, for ease of interpretability</w:t>
      </w:r>
      <w:r w:rsidRPr="00A963B1">
        <w:t xml:space="preserve">. All data used to produce the forecasts will be displayed on the website </w:t>
      </w:r>
      <w:hyperlink r:id="rId17" w:tgtFrame="_new" w:history="1">
        <w:r w:rsidRPr="00A963B1">
          <w:rPr>
            <w:rStyle w:val="Hyperlink"/>
          </w:rPr>
          <w:t>https://www.economicsweekly.co.za</w:t>
        </w:r>
      </w:hyperlink>
      <w:r w:rsidRPr="00A963B1">
        <w:t xml:space="preserve"> and will update automatically on a monthly basis. The user manual will guide the client on how to use the model and will include suggestions for resolving common errors. The results of the project will be documented in the final report, which will also justify the selection of the model and the drivers of the rand–dollar exchange rate.</w:t>
      </w:r>
    </w:p>
    <w:p w14:paraId="00000095" w14:textId="1D1FD73A" w:rsidR="00DE16A2" w:rsidRPr="00183DD1" w:rsidRDefault="00DE16A2"/>
    <w:p w14:paraId="00000096" w14:textId="77777777" w:rsidR="00DE16A2" w:rsidRPr="00183DD1" w:rsidRDefault="00137366">
      <w:pPr>
        <w:spacing w:line="259" w:lineRule="auto"/>
        <w:jc w:val="left"/>
      </w:pPr>
      <w:r w:rsidRPr="00183DD1">
        <w:br w:type="page"/>
      </w:r>
    </w:p>
    <w:p w14:paraId="00000097" w14:textId="77777777" w:rsidR="00DE16A2" w:rsidRDefault="00137366" w:rsidP="00FF60A0">
      <w:pPr>
        <w:pStyle w:val="Heading1"/>
        <w:numPr>
          <w:ilvl w:val="0"/>
          <w:numId w:val="10"/>
        </w:numPr>
        <w:pPrChange w:id="478" w:author="Michelle Le Roux" w:date="2026-03-26T13:15:00Z" w16du:dateUtc="2026-03-26T11:15:00Z">
          <w:pPr>
            <w:pStyle w:val="Heading1"/>
            <w:numPr>
              <w:numId w:val="1"/>
            </w:numPr>
            <w:ind w:left="357" w:hanging="357"/>
          </w:pPr>
        </w:pPrChange>
      </w:pPr>
      <w:bookmarkStart w:id="479" w:name="_Toc225427350"/>
      <w:r w:rsidRPr="00183DD1">
        <w:lastRenderedPageBreak/>
        <w:t>Project fees</w:t>
      </w:r>
      <w:bookmarkEnd w:id="479"/>
    </w:p>
    <w:p w14:paraId="43F5CCCD" w14:textId="403BCC5A" w:rsidR="005F0E16" w:rsidRPr="005F0E16" w:rsidRDefault="005F0E16" w:rsidP="005F0E16">
      <w:r w:rsidRPr="00183DD1">
        <w:rPr>
          <w:noProof/>
        </w:rPr>
        <w:drawing>
          <wp:anchor distT="0" distB="0" distL="114300" distR="114300" simplePos="0" relativeHeight="251658240" behindDoc="0" locked="0" layoutInCell="1" hidden="0" allowOverlap="1" wp14:anchorId="03F08E05" wp14:editId="38517A28">
            <wp:simplePos x="0" y="0"/>
            <wp:positionH relativeFrom="margin">
              <wp:posOffset>93980</wp:posOffset>
            </wp:positionH>
            <wp:positionV relativeFrom="margin">
              <wp:posOffset>1362710</wp:posOffset>
            </wp:positionV>
            <wp:extent cx="5581650" cy="1689100"/>
            <wp:effectExtent l="0" t="0" r="0" b="6350"/>
            <wp:wrapSquare wrapText="bothSides" distT="0" distB="0" distL="114300" distR="114300"/>
            <wp:docPr id="18498386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581650" cy="1689100"/>
                    </a:xfrm>
                    <a:prstGeom prst="rect">
                      <a:avLst/>
                    </a:prstGeom>
                    <a:ln/>
                  </pic:spPr>
                </pic:pic>
              </a:graphicData>
            </a:graphic>
          </wp:anchor>
        </w:drawing>
      </w:r>
      <w:r>
        <w:t xml:space="preserve">The total estimated project cost is R224 825 with the exact calculations shown in </w:t>
      </w:r>
      <w:r w:rsidR="001175AF">
        <w:rPr>
          <w:highlight w:val="yellow"/>
        </w:rPr>
        <w:fldChar w:fldCharType="begin"/>
      </w:r>
      <w:r w:rsidR="001175AF">
        <w:instrText xml:space="preserve"> REF _Ref224127536 \h </w:instrText>
      </w:r>
      <w:r w:rsidR="001175AF">
        <w:rPr>
          <w:highlight w:val="yellow"/>
        </w:rPr>
      </w:r>
      <w:r w:rsidR="001175AF">
        <w:rPr>
          <w:highlight w:val="yellow"/>
        </w:rPr>
        <w:fldChar w:fldCharType="separate"/>
      </w:r>
      <w:r w:rsidR="001175AF">
        <w:t xml:space="preserve">Table </w:t>
      </w:r>
      <w:r w:rsidR="001175AF">
        <w:rPr>
          <w:noProof/>
        </w:rPr>
        <w:t>2</w:t>
      </w:r>
      <w:r w:rsidR="001175AF">
        <w:rPr>
          <w:highlight w:val="yellow"/>
        </w:rPr>
        <w:fldChar w:fldCharType="end"/>
      </w:r>
      <w:r>
        <w:t xml:space="preserve">. </w:t>
      </w:r>
      <w:r w:rsidR="00C13A34">
        <w:t>The actual cost of the project has been determined as R0.</w:t>
      </w:r>
    </w:p>
    <w:p w14:paraId="00000098" w14:textId="0AFFDB45" w:rsidR="00DE16A2" w:rsidRPr="00183DD1" w:rsidRDefault="005F0E16">
      <w:pPr>
        <w:spacing w:line="259" w:lineRule="auto"/>
        <w:jc w:val="left"/>
      </w:pPr>
      <w:r>
        <w:rPr>
          <w:noProof/>
        </w:rPr>
        <mc:AlternateContent>
          <mc:Choice Requires="wps">
            <w:drawing>
              <wp:anchor distT="0" distB="0" distL="114300" distR="114300" simplePos="0" relativeHeight="251672576" behindDoc="0" locked="0" layoutInCell="1" allowOverlap="1" wp14:anchorId="360DC0F2" wp14:editId="5FDF7CF6">
                <wp:simplePos x="0" y="0"/>
                <wp:positionH relativeFrom="column">
                  <wp:posOffset>74930</wp:posOffset>
                </wp:positionH>
                <wp:positionV relativeFrom="paragraph">
                  <wp:posOffset>136525</wp:posOffset>
                </wp:positionV>
                <wp:extent cx="5581650" cy="457200"/>
                <wp:effectExtent l="0" t="0" r="0" b="0"/>
                <wp:wrapSquare wrapText="bothSides"/>
                <wp:docPr id="506294387" name="Text Box 1"/>
                <wp:cNvGraphicFramePr/>
                <a:graphic xmlns:a="http://schemas.openxmlformats.org/drawingml/2006/main">
                  <a:graphicData uri="http://schemas.microsoft.com/office/word/2010/wordprocessingShape">
                    <wps:wsp>
                      <wps:cNvSpPr txBox="1"/>
                      <wps:spPr>
                        <a:xfrm>
                          <a:off x="0" y="0"/>
                          <a:ext cx="5581650" cy="457200"/>
                        </a:xfrm>
                        <a:prstGeom prst="rect">
                          <a:avLst/>
                        </a:prstGeom>
                        <a:solidFill>
                          <a:prstClr val="white"/>
                        </a:solidFill>
                        <a:ln>
                          <a:noFill/>
                        </a:ln>
                      </wps:spPr>
                      <wps:txbx>
                        <w:txbxContent>
                          <w:p w14:paraId="6B50ADF3" w14:textId="2DAAB6E6" w:rsidR="005F0E16" w:rsidRPr="00F12377" w:rsidRDefault="005F0E16" w:rsidP="005F0E16">
                            <w:pPr>
                              <w:pStyle w:val="Caption"/>
                              <w:rPr>
                                <w:szCs w:val="22"/>
                              </w:rPr>
                            </w:pPr>
                            <w:bookmarkStart w:id="480" w:name="_Ref224127536"/>
                            <w:bookmarkStart w:id="481" w:name="_Toc224126982"/>
                            <w:bookmarkStart w:id="482" w:name="_Toc224290464"/>
                            <w:r>
                              <w:t xml:space="preserve">Table </w:t>
                            </w:r>
                            <w:del w:id="483" w:author="Michelle Le Roux" w:date="2026-03-26T13:37:00Z" w16du:dateUtc="2026-03-26T11:37:00Z">
                              <w:r w:rsidR="009E279D" w:rsidDel="00E66EF4">
                                <w:fldChar w:fldCharType="begin"/>
                              </w:r>
                              <w:r w:rsidR="009E279D" w:rsidDel="00E66EF4">
                                <w:delInstrText xml:space="preserve"> SEQ Table \* ARABIC </w:delInstrText>
                              </w:r>
                              <w:r w:rsidR="009E279D" w:rsidDel="00E66EF4">
                                <w:fldChar w:fldCharType="separate"/>
                              </w:r>
                            </w:del>
                            <w:del w:id="484" w:author="Michelle Le Roux" w:date="2026-03-26T12:30:00Z" w16du:dateUtc="2026-03-26T10:30:00Z">
                              <w:r w:rsidR="009E279D" w:rsidDel="001A50AE">
                                <w:rPr>
                                  <w:noProof/>
                                </w:rPr>
                                <w:delText>2</w:delText>
                              </w:r>
                            </w:del>
                            <w:del w:id="485" w:author="Michelle Le Roux" w:date="2026-03-26T13:37:00Z" w16du:dateUtc="2026-03-26T11:37:00Z">
                              <w:r w:rsidR="009E279D" w:rsidDel="00E66EF4">
                                <w:rPr>
                                  <w:noProof/>
                                </w:rPr>
                                <w:fldChar w:fldCharType="end"/>
                              </w:r>
                            </w:del>
                            <w:bookmarkEnd w:id="480"/>
                            <w:ins w:id="486" w:author="Michelle Le Roux" w:date="2026-03-26T13:37:00Z" w16du:dateUtc="2026-03-26T11:37:00Z">
                              <w:r w:rsidR="00E66EF4">
                                <w:t>2</w:t>
                              </w:r>
                            </w:ins>
                            <w:r>
                              <w:t>: Estimated project costs</w:t>
                            </w:r>
                            <w:bookmarkEnd w:id="481"/>
                            <w:bookmarkEnd w:id="4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0DC0F2" id="_x0000_s1028" type="#_x0000_t202" style="position:absolute;margin-left:5.9pt;margin-top:10.75pt;width:439.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" stroked="f">
                <v:textbox inset="0,0,0,0">
                  <w:txbxContent>
                    <w:p w14:paraId="6B50ADF3" w14:textId="2DAAB6E6" w:rsidR="005F0E16" w:rsidRPr="00F12377" w:rsidRDefault="005F0E16" w:rsidP="005F0E16">
                      <w:pPr>
                        <w:pStyle w:val="Caption"/>
                        <w:rPr>
                          <w:szCs w:val="22"/>
                        </w:rPr>
                      </w:pPr>
                      <w:bookmarkStart w:id="487" w:name="_Ref224127536"/>
                      <w:bookmarkStart w:id="488" w:name="_Toc224126982"/>
                      <w:bookmarkStart w:id="489" w:name="_Toc224290464"/>
                      <w:r>
                        <w:t xml:space="preserve">Table </w:t>
                      </w:r>
                      <w:del w:id="490" w:author="Michelle Le Roux" w:date="2026-03-26T13:37:00Z" w16du:dateUtc="2026-03-26T11:37:00Z">
                        <w:r w:rsidR="009E279D" w:rsidDel="00E66EF4">
                          <w:fldChar w:fldCharType="begin"/>
                        </w:r>
                        <w:r w:rsidR="009E279D" w:rsidDel="00E66EF4">
                          <w:delInstrText xml:space="preserve"> SEQ Table \* ARABIC </w:delInstrText>
                        </w:r>
                        <w:r w:rsidR="009E279D" w:rsidDel="00E66EF4">
                          <w:fldChar w:fldCharType="separate"/>
                        </w:r>
                      </w:del>
                      <w:del w:id="491" w:author="Michelle Le Roux" w:date="2026-03-26T12:30:00Z" w16du:dateUtc="2026-03-26T10:30:00Z">
                        <w:r w:rsidR="009E279D" w:rsidDel="001A50AE">
                          <w:rPr>
                            <w:noProof/>
                          </w:rPr>
                          <w:delText>2</w:delText>
                        </w:r>
                      </w:del>
                      <w:del w:id="492" w:author="Michelle Le Roux" w:date="2026-03-26T13:37:00Z" w16du:dateUtc="2026-03-26T11:37:00Z">
                        <w:r w:rsidR="009E279D" w:rsidDel="00E66EF4">
                          <w:rPr>
                            <w:noProof/>
                          </w:rPr>
                          <w:fldChar w:fldCharType="end"/>
                        </w:r>
                      </w:del>
                      <w:bookmarkEnd w:id="487"/>
                      <w:ins w:id="493" w:author="Michelle Le Roux" w:date="2026-03-26T13:37:00Z" w16du:dateUtc="2026-03-26T11:37:00Z">
                        <w:r w:rsidR="00E66EF4">
                          <w:t>2</w:t>
                        </w:r>
                      </w:ins>
                      <w:r>
                        <w:t>: Estimated project costs</w:t>
                      </w:r>
                      <w:bookmarkEnd w:id="488"/>
                      <w:bookmarkEnd w:id="489"/>
                    </w:p>
                  </w:txbxContent>
                </v:textbox>
                <w10:wrap type="square"/>
              </v:shape>
            </w:pict>
          </mc:Fallback>
        </mc:AlternateContent>
      </w:r>
      <w:r w:rsidRPr="00183DD1">
        <w:br w:type="page"/>
      </w:r>
    </w:p>
    <w:p w14:paraId="00000099" w14:textId="77777777" w:rsidR="00DE16A2" w:rsidRPr="00183DD1" w:rsidRDefault="00137366" w:rsidP="00FF60A0">
      <w:pPr>
        <w:pStyle w:val="Heading1"/>
        <w:numPr>
          <w:ilvl w:val="0"/>
          <w:numId w:val="12"/>
        </w:numPr>
        <w:pPrChange w:id="494" w:author="Michelle Le Roux" w:date="2026-03-26T13:15:00Z" w16du:dateUtc="2026-03-26T11:15:00Z">
          <w:pPr>
            <w:pStyle w:val="Heading1"/>
            <w:numPr>
              <w:numId w:val="1"/>
            </w:numPr>
            <w:ind w:left="357" w:hanging="357"/>
          </w:pPr>
        </w:pPrChange>
      </w:pPr>
      <w:bookmarkStart w:id="495" w:name="_Toc225427351"/>
      <w:r w:rsidRPr="00183DD1">
        <w:lastRenderedPageBreak/>
        <w:t>Assumptions and conditions</w:t>
      </w:r>
      <w:bookmarkEnd w:id="495"/>
    </w:p>
    <w:p w14:paraId="000000A0" w14:textId="416410C6" w:rsidR="00DE16A2" w:rsidRDefault="00137366" w:rsidP="007D66D2">
      <w:r w:rsidRPr="00183DD1">
        <w:t>The following assumptions and conditions must be met to ensure the successful completion of this project</w:t>
      </w:r>
      <w:r w:rsidR="007D66D2">
        <w:t xml:space="preserve">. It is assumed that the data sourced from available databases will be relevant and useful for analysis. In addition, it is assumed that </w:t>
      </w:r>
      <w:r w:rsidR="00C562C4">
        <w:t xml:space="preserve">future ZAR/USD exchange rates can be forecasted using historical data and established modelling techniques. The project further assumes that the client will have access to the required data sources, the </w:t>
      </w:r>
      <w:del w:id="496" w:author="Michelle Le Roux" w:date="2026-03-26T13:34:00Z" w16du:dateUtc="2026-03-26T11:34:00Z">
        <w:r w:rsidR="00C562C4" w:rsidDel="008D18A0">
          <w:delText>Federal Reserve Economic Data (</w:delText>
        </w:r>
      </w:del>
      <w:r w:rsidR="00C562C4">
        <w:t>FRED</w:t>
      </w:r>
      <w:del w:id="497" w:author="Michelle Le Roux" w:date="2026-03-26T13:34:00Z" w16du:dateUtc="2026-03-26T11:34:00Z">
        <w:r w:rsidR="00C562C4" w:rsidDel="008D18A0">
          <w:delText>)</w:delText>
        </w:r>
      </w:del>
      <w:r w:rsidR="00C562C4">
        <w:t xml:space="preserve"> database and Statistics South Africa. Lastly, it is assumed that stakeholders will provide feedback in a timely manner throughout the project to support its progress and refinement. </w:t>
      </w:r>
    </w:p>
    <w:p w14:paraId="75D6588A" w14:textId="6028D145" w:rsidR="00C562C4" w:rsidRPr="00183DD1" w:rsidRDefault="008D18A0" w:rsidP="007D66D2">
      <w:ins w:id="498" w:author="Michelle Le Roux" w:date="2026-03-26T13:35:00Z" w16du:dateUtc="2026-03-26T11:35:00Z">
        <w:r>
          <w:t>Two c</w:t>
        </w:r>
      </w:ins>
      <w:del w:id="499" w:author="Michelle Le Roux" w:date="2026-03-26T13:35:00Z" w16du:dateUtc="2026-03-26T11:35:00Z">
        <w:r w:rsidR="00C562C4" w:rsidDel="008D18A0">
          <w:delText>Certa</w:delText>
        </w:r>
      </w:del>
      <w:del w:id="500" w:author="Michelle Le Roux" w:date="2026-03-26T13:34:00Z" w16du:dateUtc="2026-03-26T11:34:00Z">
        <w:r w:rsidR="00C562C4" w:rsidDel="008D18A0">
          <w:delText>in c</w:delText>
        </w:r>
      </w:del>
      <w:r w:rsidR="00C562C4">
        <w:t>onditions must</w:t>
      </w:r>
      <w:del w:id="501" w:author="Michelle Le Roux" w:date="2026-03-26T13:35:00Z" w16du:dateUtc="2026-03-26T11:35:00Z">
        <w:r w:rsidR="00C562C4" w:rsidDel="008D18A0">
          <w:delText xml:space="preserve"> also</w:delText>
        </w:r>
      </w:del>
      <w:r w:rsidR="00C562C4">
        <w:t xml:space="preserve"> be met for the project to proceed as planned. The project proposal must be accepted by 31 March 2026 to allow the project to move forward according to the proposed timeline. </w:t>
      </w:r>
      <w:del w:id="502" w:author="Michelle Le Roux" w:date="2026-03-26T12:33:00Z" w16du:dateUtc="2026-03-26T10:33:00Z">
        <w:r w:rsidR="00C562C4" w:rsidDel="00EA20E9">
          <w:delText>Furthermore</w:delText>
        </w:r>
      </w:del>
      <w:ins w:id="503" w:author="Michelle Le Roux" w:date="2026-03-26T12:33:00Z" w16du:dateUtc="2026-03-26T10:33:00Z">
        <w:r w:rsidR="00EA20E9">
          <w:t>Furthermore,</w:t>
        </w:r>
      </w:ins>
      <w:r w:rsidR="00C562C4">
        <w:t xml:space="preserve"> no additional support will be provided after the final handover of the project.</w:t>
      </w:r>
    </w:p>
    <w:p w14:paraId="000000C2" w14:textId="259A6A14" w:rsidR="00992ED6" w:rsidRDefault="00992ED6">
      <w:pPr>
        <w:spacing w:after="0"/>
        <w:ind w:left="360"/>
        <w:rPr>
          <w:b/>
          <w:bCs/>
        </w:rPr>
      </w:pPr>
      <w:r>
        <w:rPr>
          <w:b/>
          <w:bCs/>
        </w:rPr>
        <w:br w:type="page"/>
      </w:r>
    </w:p>
    <w:p w14:paraId="000000C3" w14:textId="77777777" w:rsidR="00DE16A2" w:rsidRPr="00183DD1" w:rsidRDefault="00137366" w:rsidP="00FF60A0">
      <w:pPr>
        <w:pStyle w:val="Heading1"/>
        <w:numPr>
          <w:ilvl w:val="0"/>
          <w:numId w:val="13"/>
        </w:numPr>
        <w:pPrChange w:id="504" w:author="Michelle Le Roux" w:date="2026-03-26T13:16:00Z" w16du:dateUtc="2026-03-26T11:16:00Z">
          <w:pPr>
            <w:pStyle w:val="Heading1"/>
            <w:numPr>
              <w:numId w:val="1"/>
            </w:numPr>
            <w:ind w:left="357" w:hanging="357"/>
          </w:pPr>
        </w:pPrChange>
      </w:pPr>
      <w:bookmarkStart w:id="505" w:name="_Toc225427352"/>
      <w:r w:rsidRPr="00183DD1">
        <w:lastRenderedPageBreak/>
        <w:t>Risk</w:t>
      </w:r>
      <w:bookmarkEnd w:id="505"/>
    </w:p>
    <w:p w14:paraId="000000C5" w14:textId="77815981" w:rsidR="00DE16A2" w:rsidRPr="009E279D" w:rsidRDefault="00137366" w:rsidP="009E279D">
      <w:r w:rsidRPr="00183DD1">
        <w:t xml:space="preserve">The table below summarises several risks that </w:t>
      </w:r>
      <w:r w:rsidR="00183DD1" w:rsidRPr="00183DD1">
        <w:t>are</w:t>
      </w:r>
      <w:r w:rsidRPr="00183DD1">
        <w:t xml:space="preserve"> outside the control of the </w:t>
      </w:r>
      <w:ins w:id="506" w:author="Michelle Le Roux" w:date="2026-03-26T13:35:00Z" w16du:dateUtc="2026-03-26T11:35:00Z">
        <w:r w:rsidR="00E66EF4">
          <w:t xml:space="preserve">student project </w:t>
        </w:r>
      </w:ins>
      <w:ins w:id="507" w:author="Michelle Le Roux" w:date="2026-03-26T13:36:00Z" w16du:dateUtc="2026-03-26T11:36:00Z">
        <w:r w:rsidR="00E66EF4">
          <w:t>t</w:t>
        </w:r>
      </w:ins>
      <w:ins w:id="508" w:author="Michelle Le Roux" w:date="2026-03-26T13:35:00Z" w16du:dateUtc="2026-03-26T11:35:00Z">
        <w:r w:rsidR="00E66EF4">
          <w:t>eam (</w:t>
        </w:r>
      </w:ins>
      <w:r w:rsidRPr="00183DD1">
        <w:t>SPT</w:t>
      </w:r>
      <w:ins w:id="509" w:author="Michelle Le Roux" w:date="2026-03-26T13:35:00Z" w16du:dateUtc="2026-03-26T11:35:00Z">
        <w:r w:rsidR="00E66EF4">
          <w:t xml:space="preserve">), </w:t>
        </w:r>
      </w:ins>
      <w:del w:id="510" w:author="Michelle Le Roux" w:date="2026-03-26T13:35:00Z" w16du:dateUtc="2026-03-26T11:35:00Z">
        <w:r w:rsidRPr="00183DD1" w:rsidDel="00E66EF4">
          <w:delText xml:space="preserve"> </w:delText>
        </w:r>
      </w:del>
      <w:r w:rsidRPr="00183DD1">
        <w:t>but may influence the success of the project if they are not properly managed. It presents the identified risks, the likelihood of their occurrence, the potential impact should they occur, and the strategies that can be used to mitigate them.</w:t>
      </w:r>
      <w:del w:id="511" w:author="Anke Steyn" w:date="2026-03-13T05:22:00Z" w16du:dateUtc="2026-03-13T03:22:00Z">
        <w:r w:rsidRPr="00183DD1" w:rsidDel="00284074">
          <w:delText xml:space="preserve">  </w:delText>
        </w:r>
      </w:del>
      <w:bookmarkStart w:id="512" w:name="_heading=h.76u06pvyjtdj" w:colFirst="0" w:colLast="0"/>
      <w:bookmarkEnd w:id="512"/>
    </w:p>
    <w:p w14:paraId="195D5622" w14:textId="22771278" w:rsidR="009E279D" w:rsidRDefault="009E279D" w:rsidP="009E279D">
      <w:pPr>
        <w:pStyle w:val="Caption"/>
        <w:keepNext/>
      </w:pPr>
      <w:bookmarkStart w:id="513" w:name="_Toc224290465"/>
      <w:r>
        <w:t xml:space="preserve">Table </w:t>
      </w:r>
      <w:del w:id="514" w:author="Michelle Le Roux" w:date="2026-03-26T13:37:00Z" w16du:dateUtc="2026-03-26T11:37:00Z">
        <w:r w:rsidDel="00E66EF4">
          <w:fldChar w:fldCharType="begin"/>
        </w:r>
        <w:r w:rsidDel="00E66EF4">
          <w:delInstrText xml:space="preserve"> SEQ Table \* ARABIC </w:delInstrText>
        </w:r>
        <w:r w:rsidDel="00E66EF4">
          <w:fldChar w:fldCharType="separate"/>
        </w:r>
      </w:del>
      <w:del w:id="515" w:author="Michelle Le Roux" w:date="2026-03-26T12:30:00Z" w16du:dateUtc="2026-03-26T10:30:00Z">
        <w:r w:rsidDel="001A50AE">
          <w:rPr>
            <w:noProof/>
          </w:rPr>
          <w:delText>3</w:delText>
        </w:r>
      </w:del>
      <w:del w:id="516" w:author="Michelle Le Roux" w:date="2026-03-26T13:37:00Z" w16du:dateUtc="2026-03-26T11:37:00Z">
        <w:r w:rsidDel="00E66EF4">
          <w:rPr>
            <w:noProof/>
          </w:rPr>
          <w:fldChar w:fldCharType="end"/>
        </w:r>
      </w:del>
      <w:ins w:id="517" w:author="Michelle Le Roux" w:date="2026-03-26T13:37:00Z" w16du:dateUtc="2026-03-26T11:37:00Z">
        <w:r w:rsidR="00E66EF4">
          <w:t>3</w:t>
        </w:r>
      </w:ins>
      <w:r>
        <w:t>: Risk matrix</w:t>
      </w:r>
      <w:bookmarkEnd w:id="513"/>
    </w:p>
    <w:tbl>
      <w:tblPr>
        <w:tblW w:w="9749" w:type="dxa"/>
        <w:jc w:val="center"/>
        <w:tblCellMar>
          <w:top w:w="15" w:type="dxa"/>
          <w:left w:w="15" w:type="dxa"/>
          <w:bottom w:w="15" w:type="dxa"/>
          <w:right w:w="15" w:type="dxa"/>
        </w:tblCellMar>
        <w:tblLook w:val="04A0" w:firstRow="1" w:lastRow="0" w:firstColumn="1" w:lastColumn="0" w:noHBand="0" w:noVBand="1"/>
      </w:tblPr>
      <w:tblGrid>
        <w:gridCol w:w="4063"/>
        <w:gridCol w:w="1785"/>
        <w:gridCol w:w="1374"/>
        <w:gridCol w:w="2527"/>
      </w:tblGrid>
      <w:tr w:rsidR="000F1CE2" w:rsidRPr="000F1CE2" w14:paraId="08385EC3" w14:textId="77777777" w:rsidTr="000220F4">
        <w:trPr>
          <w:trHeight w:val="640"/>
          <w:jc w:val="center"/>
        </w:trPr>
        <w:tc>
          <w:tcPr>
            <w:tcW w:w="0" w:type="auto"/>
            <w:tcBorders>
              <w:top w:val="single" w:sz="6" w:space="0" w:color="000000"/>
              <w:left w:val="single" w:sz="6" w:space="0" w:color="000000"/>
              <w:bottom w:val="single" w:sz="6" w:space="0" w:color="000000"/>
              <w:right w:val="single" w:sz="6" w:space="0" w:color="000000"/>
            </w:tcBorders>
            <w:shd w:val="clear" w:color="auto" w:fill="6A0DAD"/>
            <w:tcMar>
              <w:top w:w="15" w:type="dxa"/>
              <w:left w:w="15" w:type="dxa"/>
              <w:bottom w:w="0" w:type="dxa"/>
              <w:right w:w="15" w:type="dxa"/>
            </w:tcMar>
            <w:vAlign w:val="center"/>
            <w:hideMark/>
          </w:tcPr>
          <w:p w14:paraId="0924B935" w14:textId="77777777" w:rsidR="000F1CE2" w:rsidRPr="000F1CE2" w:rsidRDefault="000F1CE2" w:rsidP="000F1CE2">
            <w:pPr>
              <w:spacing w:line="259" w:lineRule="auto"/>
              <w:jc w:val="center"/>
              <w:rPr>
                <w:sz w:val="28"/>
                <w:szCs w:val="28"/>
              </w:rPr>
            </w:pPr>
            <w:r w:rsidRPr="000F1CE2">
              <w:rPr>
                <w:b/>
                <w:bCs/>
                <w:sz w:val="28"/>
                <w:szCs w:val="28"/>
              </w:rPr>
              <w:t>Risk</w:t>
            </w:r>
          </w:p>
        </w:tc>
        <w:tc>
          <w:tcPr>
            <w:tcW w:w="0" w:type="auto"/>
            <w:tcBorders>
              <w:top w:val="single" w:sz="6" w:space="0" w:color="000000"/>
              <w:left w:val="single" w:sz="6" w:space="0" w:color="000000"/>
              <w:bottom w:val="single" w:sz="6" w:space="0" w:color="000000"/>
              <w:right w:val="single" w:sz="6" w:space="0" w:color="000000"/>
            </w:tcBorders>
            <w:shd w:val="clear" w:color="auto" w:fill="6A0DAD"/>
            <w:tcMar>
              <w:top w:w="15" w:type="dxa"/>
              <w:left w:w="15" w:type="dxa"/>
              <w:bottom w:w="0" w:type="dxa"/>
              <w:right w:w="15" w:type="dxa"/>
            </w:tcMar>
            <w:vAlign w:val="center"/>
            <w:hideMark/>
          </w:tcPr>
          <w:p w14:paraId="60E1D1C9" w14:textId="77777777" w:rsidR="000F1CE2" w:rsidRPr="000F1CE2" w:rsidRDefault="000F1CE2" w:rsidP="000F1CE2">
            <w:pPr>
              <w:spacing w:line="259" w:lineRule="auto"/>
              <w:jc w:val="center"/>
              <w:rPr>
                <w:sz w:val="28"/>
                <w:szCs w:val="28"/>
              </w:rPr>
            </w:pPr>
            <w:r w:rsidRPr="000F1CE2">
              <w:rPr>
                <w:b/>
                <w:bCs/>
                <w:sz w:val="28"/>
                <w:szCs w:val="28"/>
              </w:rPr>
              <w:t>Probability</w:t>
            </w:r>
          </w:p>
        </w:tc>
        <w:tc>
          <w:tcPr>
            <w:tcW w:w="1374" w:type="dxa"/>
            <w:tcBorders>
              <w:top w:val="single" w:sz="6" w:space="0" w:color="000000"/>
              <w:left w:val="single" w:sz="6" w:space="0" w:color="000000"/>
              <w:bottom w:val="single" w:sz="6" w:space="0" w:color="000000"/>
              <w:right w:val="single" w:sz="6" w:space="0" w:color="000000"/>
            </w:tcBorders>
            <w:shd w:val="clear" w:color="auto" w:fill="6A0DAD"/>
            <w:tcMar>
              <w:top w:w="15" w:type="dxa"/>
              <w:left w:w="15" w:type="dxa"/>
              <w:bottom w:w="0" w:type="dxa"/>
              <w:right w:w="15" w:type="dxa"/>
            </w:tcMar>
            <w:vAlign w:val="center"/>
            <w:hideMark/>
          </w:tcPr>
          <w:p w14:paraId="5239FA50" w14:textId="77777777" w:rsidR="000F1CE2" w:rsidRPr="000F1CE2" w:rsidRDefault="000F1CE2" w:rsidP="000F1CE2">
            <w:pPr>
              <w:spacing w:line="259" w:lineRule="auto"/>
              <w:jc w:val="center"/>
              <w:rPr>
                <w:sz w:val="28"/>
                <w:szCs w:val="28"/>
              </w:rPr>
            </w:pPr>
            <w:r w:rsidRPr="000F1CE2">
              <w:rPr>
                <w:b/>
                <w:bCs/>
                <w:sz w:val="28"/>
                <w:szCs w:val="28"/>
              </w:rPr>
              <w:t>Impact</w:t>
            </w:r>
          </w:p>
        </w:tc>
        <w:tc>
          <w:tcPr>
            <w:tcW w:w="2527" w:type="dxa"/>
            <w:tcBorders>
              <w:top w:val="single" w:sz="6" w:space="0" w:color="000000"/>
              <w:left w:val="single" w:sz="6" w:space="0" w:color="000000"/>
              <w:bottom w:val="single" w:sz="6" w:space="0" w:color="000000"/>
              <w:right w:val="single" w:sz="6" w:space="0" w:color="000000"/>
            </w:tcBorders>
            <w:shd w:val="clear" w:color="auto" w:fill="6A0DAD"/>
            <w:tcMar>
              <w:top w:w="15" w:type="dxa"/>
              <w:left w:w="15" w:type="dxa"/>
              <w:bottom w:w="0" w:type="dxa"/>
              <w:right w:w="15" w:type="dxa"/>
            </w:tcMar>
            <w:vAlign w:val="center"/>
            <w:hideMark/>
          </w:tcPr>
          <w:p w14:paraId="1544B74A" w14:textId="77777777" w:rsidR="000F1CE2" w:rsidRPr="000F1CE2" w:rsidRDefault="000F1CE2" w:rsidP="000F1CE2">
            <w:pPr>
              <w:spacing w:line="259" w:lineRule="auto"/>
              <w:jc w:val="center"/>
              <w:rPr>
                <w:sz w:val="28"/>
                <w:szCs w:val="28"/>
              </w:rPr>
            </w:pPr>
            <w:r w:rsidRPr="000F1CE2">
              <w:rPr>
                <w:b/>
                <w:bCs/>
                <w:sz w:val="28"/>
                <w:szCs w:val="28"/>
              </w:rPr>
              <w:t>Mitigation</w:t>
            </w:r>
          </w:p>
        </w:tc>
      </w:tr>
      <w:tr w:rsidR="000F1CE2" w:rsidRPr="000F1CE2" w14:paraId="2C565476" w14:textId="77777777" w:rsidTr="000220F4">
        <w:trPr>
          <w:trHeight w:val="678"/>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75982040" w14:textId="77777777" w:rsidR="000F1CE2" w:rsidRPr="000F1CE2" w:rsidRDefault="000F1CE2" w:rsidP="000F1CE2">
            <w:pPr>
              <w:spacing w:line="259" w:lineRule="auto"/>
              <w:jc w:val="center"/>
            </w:pPr>
            <w:r w:rsidRPr="000F1CE2">
              <w:t>Data collection servers down</w:t>
            </w:r>
          </w:p>
        </w:tc>
        <w:tc>
          <w:tcPr>
            <w:tcW w:w="0" w:type="auto"/>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681A270A" w14:textId="77777777" w:rsidR="000F1CE2" w:rsidRPr="000F1CE2" w:rsidRDefault="000F1CE2" w:rsidP="000F1CE2">
            <w:pPr>
              <w:spacing w:line="259" w:lineRule="auto"/>
              <w:jc w:val="center"/>
            </w:pPr>
            <w:r w:rsidRPr="000F1CE2">
              <w:rPr>
                <w:b/>
                <w:bCs/>
                <w:color w:val="538135" w:themeColor="accent6" w:themeShade="BF"/>
              </w:rPr>
              <w:t>Low</w:t>
            </w:r>
          </w:p>
        </w:tc>
        <w:tc>
          <w:tcPr>
            <w:tcW w:w="1374" w:type="dxa"/>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4E58AB22" w14:textId="77777777" w:rsidR="000F1CE2" w:rsidRPr="000F1CE2" w:rsidRDefault="000F1CE2" w:rsidP="000F1CE2">
            <w:pPr>
              <w:spacing w:line="259" w:lineRule="auto"/>
              <w:jc w:val="center"/>
            </w:pPr>
            <w:r w:rsidRPr="000F1CE2">
              <w:rPr>
                <w:b/>
                <w:bCs/>
                <w:color w:val="C00000"/>
              </w:rPr>
              <w:t>High</w:t>
            </w:r>
          </w:p>
        </w:tc>
        <w:tc>
          <w:tcPr>
            <w:tcW w:w="2527" w:type="dxa"/>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3AAA24E6" w14:textId="77777777" w:rsidR="000F1CE2" w:rsidRPr="000F1CE2" w:rsidRDefault="000F1CE2" w:rsidP="000F1CE2">
            <w:pPr>
              <w:spacing w:line="259" w:lineRule="auto"/>
              <w:jc w:val="center"/>
            </w:pPr>
            <w:r w:rsidRPr="000F1CE2">
              <w:t>Include error handling</w:t>
            </w:r>
          </w:p>
        </w:tc>
      </w:tr>
      <w:tr w:rsidR="000F1CE2" w:rsidRPr="000F1CE2" w14:paraId="012CEEA8" w14:textId="77777777" w:rsidTr="000220F4">
        <w:trPr>
          <w:trHeight w:val="678"/>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06F30298" w14:textId="77777777" w:rsidR="000F1CE2" w:rsidRPr="000F1CE2" w:rsidRDefault="000F1CE2" w:rsidP="000F1CE2">
            <w:pPr>
              <w:spacing w:line="259" w:lineRule="auto"/>
              <w:jc w:val="center"/>
            </w:pPr>
            <w:r w:rsidRPr="000F1CE2">
              <w:t>User input error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33B73EE3" w14:textId="77777777" w:rsidR="000F1CE2" w:rsidRPr="000F1CE2" w:rsidRDefault="000F1CE2" w:rsidP="000F1CE2">
            <w:pPr>
              <w:spacing w:line="259" w:lineRule="auto"/>
              <w:jc w:val="center"/>
            </w:pPr>
            <w:r w:rsidRPr="000F1CE2">
              <w:rPr>
                <w:b/>
                <w:bCs/>
                <w:color w:val="538135" w:themeColor="accent6" w:themeShade="BF"/>
              </w:rPr>
              <w:t>Low</w:t>
            </w:r>
          </w:p>
        </w:tc>
        <w:tc>
          <w:tcPr>
            <w:tcW w:w="13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17F450C0" w14:textId="1D7D1910" w:rsidR="000F1CE2" w:rsidRPr="000F1CE2" w:rsidRDefault="000220F4" w:rsidP="000F1CE2">
            <w:pPr>
              <w:spacing w:line="259" w:lineRule="auto"/>
              <w:jc w:val="center"/>
            </w:pPr>
            <w:r w:rsidRPr="000F1CE2">
              <w:rPr>
                <w:b/>
                <w:bCs/>
                <w:color w:val="D6A300"/>
              </w:rPr>
              <w:t>Medium</w:t>
            </w:r>
          </w:p>
        </w:tc>
        <w:tc>
          <w:tcPr>
            <w:tcW w:w="2527"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12CA97C4" w14:textId="77777777" w:rsidR="000F1CE2" w:rsidRPr="000F1CE2" w:rsidRDefault="000F1CE2" w:rsidP="000F1CE2">
            <w:pPr>
              <w:spacing w:line="259" w:lineRule="auto"/>
              <w:jc w:val="center"/>
            </w:pPr>
            <w:r w:rsidRPr="000F1CE2">
              <w:t>User manual</w:t>
            </w:r>
          </w:p>
        </w:tc>
      </w:tr>
      <w:tr w:rsidR="000F1CE2" w:rsidRPr="000F1CE2" w14:paraId="792F1B06" w14:textId="77777777" w:rsidTr="000220F4">
        <w:trPr>
          <w:trHeight w:val="812"/>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33CC5C34" w14:textId="77777777" w:rsidR="000F1CE2" w:rsidRPr="000F1CE2" w:rsidRDefault="000F1CE2" w:rsidP="000F1CE2">
            <w:pPr>
              <w:spacing w:line="259" w:lineRule="auto"/>
              <w:jc w:val="center"/>
            </w:pPr>
            <w:r w:rsidRPr="000F1CE2">
              <w:t>Changes in external data sources</w:t>
            </w:r>
          </w:p>
        </w:tc>
        <w:tc>
          <w:tcPr>
            <w:tcW w:w="0" w:type="auto"/>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41FA0112" w14:textId="77777777" w:rsidR="000F1CE2" w:rsidRPr="000F1CE2" w:rsidRDefault="000F1CE2" w:rsidP="000F1CE2">
            <w:pPr>
              <w:spacing w:line="259" w:lineRule="auto"/>
              <w:jc w:val="center"/>
              <w:rPr>
                <w:color w:val="D6A300"/>
              </w:rPr>
            </w:pPr>
            <w:r w:rsidRPr="000F1CE2">
              <w:rPr>
                <w:b/>
                <w:bCs/>
                <w:color w:val="D6A300"/>
              </w:rPr>
              <w:t>Medium</w:t>
            </w:r>
          </w:p>
        </w:tc>
        <w:tc>
          <w:tcPr>
            <w:tcW w:w="1374" w:type="dxa"/>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2F07EE23" w14:textId="77777777" w:rsidR="000F1CE2" w:rsidRPr="000F1CE2" w:rsidRDefault="000F1CE2" w:rsidP="000F1CE2">
            <w:pPr>
              <w:spacing w:line="259" w:lineRule="auto"/>
              <w:jc w:val="center"/>
            </w:pPr>
            <w:r w:rsidRPr="000F1CE2">
              <w:rPr>
                <w:b/>
                <w:bCs/>
                <w:color w:val="C00000"/>
              </w:rPr>
              <w:t>High</w:t>
            </w:r>
          </w:p>
        </w:tc>
        <w:tc>
          <w:tcPr>
            <w:tcW w:w="2527" w:type="dxa"/>
            <w:tcBorders>
              <w:top w:val="single" w:sz="6" w:space="0" w:color="000000"/>
              <w:left w:val="single" w:sz="6" w:space="0" w:color="000000"/>
              <w:bottom w:val="single" w:sz="6" w:space="0" w:color="000000"/>
              <w:right w:val="single" w:sz="6" w:space="0" w:color="000000"/>
            </w:tcBorders>
            <w:shd w:val="clear" w:color="auto" w:fill="F2EDFA"/>
            <w:tcMar>
              <w:top w:w="15" w:type="dxa"/>
              <w:left w:w="15" w:type="dxa"/>
              <w:bottom w:w="0" w:type="dxa"/>
              <w:right w:w="15" w:type="dxa"/>
            </w:tcMar>
            <w:vAlign w:val="center"/>
            <w:hideMark/>
          </w:tcPr>
          <w:p w14:paraId="5E4787BC" w14:textId="77777777" w:rsidR="000F1CE2" w:rsidRPr="000F1CE2" w:rsidRDefault="000F1CE2" w:rsidP="000F1CE2">
            <w:pPr>
              <w:spacing w:line="259" w:lineRule="auto"/>
              <w:jc w:val="center"/>
            </w:pPr>
            <w:r w:rsidRPr="000F1CE2">
              <w:t>Include error handling</w:t>
            </w:r>
          </w:p>
        </w:tc>
      </w:tr>
    </w:tbl>
    <w:p w14:paraId="3E850FE0" w14:textId="77777777" w:rsidR="003F5F6E" w:rsidRDefault="00137366">
      <w:pPr>
        <w:spacing w:line="259" w:lineRule="auto"/>
        <w:jc w:val="left"/>
        <w:sectPr w:rsidR="003F5F6E" w:rsidSect="003C4FD0">
          <w:pgSz w:w="11906" w:h="16838"/>
          <w:pgMar w:top="1440" w:right="1440" w:bottom="1440" w:left="1440" w:header="708" w:footer="261" w:gutter="0"/>
          <w:cols w:space="720"/>
          <w:docGrid w:linePitch="299"/>
        </w:sectPr>
      </w:pPr>
      <w:r w:rsidRPr="00183DD1">
        <w:br w:type="page"/>
      </w:r>
    </w:p>
    <w:p w14:paraId="000000D7" w14:textId="77777777" w:rsidR="00DE16A2" w:rsidRPr="00183DD1" w:rsidRDefault="00137366" w:rsidP="00FF60A0">
      <w:pPr>
        <w:pStyle w:val="Heading1"/>
        <w:numPr>
          <w:ilvl w:val="0"/>
          <w:numId w:val="14"/>
        </w:numPr>
        <w:pPrChange w:id="518" w:author="Michelle Le Roux" w:date="2026-03-26T13:16:00Z" w16du:dateUtc="2026-03-26T11:16:00Z">
          <w:pPr>
            <w:pStyle w:val="Heading1"/>
            <w:numPr>
              <w:numId w:val="1"/>
            </w:numPr>
            <w:ind w:left="357" w:hanging="357"/>
          </w:pPr>
        </w:pPrChange>
      </w:pPr>
      <w:bookmarkStart w:id="519" w:name="_Toc225427353"/>
      <w:r w:rsidRPr="00183DD1">
        <w:lastRenderedPageBreak/>
        <w:t>Measures of success</w:t>
      </w:r>
      <w:bookmarkEnd w:id="519"/>
    </w:p>
    <w:p w14:paraId="000000D8" w14:textId="76C710AF" w:rsidR="00DE16A2" w:rsidRPr="00183DD1" w:rsidDel="00903984" w:rsidRDefault="00137366">
      <w:pPr>
        <w:rPr>
          <w:del w:id="520" w:author="Michelle Le Roux" w:date="2026-03-26T13:44:00Z" w16du:dateUtc="2026-03-26T11:44:00Z"/>
        </w:rPr>
      </w:pPr>
      <w:r w:rsidRPr="00183DD1">
        <w:t xml:space="preserve">To evaluate the </w:t>
      </w:r>
      <w:r w:rsidR="00970DEE">
        <w:t>success of the project</w:t>
      </w:r>
      <w:r w:rsidRPr="00183DD1">
        <w:t xml:space="preserve">, the SPT proposes a quantitative measure in the form of a </w:t>
      </w:r>
      <w:ins w:id="521" w:author="Michelle Le Roux" w:date="2026-03-26T13:36:00Z" w16du:dateUtc="2026-03-26T11:36:00Z">
        <w:r w:rsidR="00E66EF4">
          <w:t>p</w:t>
        </w:r>
      </w:ins>
      <w:del w:id="522" w:author="Michelle Le Roux" w:date="2026-03-26T13:36:00Z" w16du:dateUtc="2026-03-26T11:36:00Z">
        <w:r w:rsidRPr="00183DD1" w:rsidDel="00E66EF4">
          <w:delText>P</w:delText>
        </w:r>
      </w:del>
      <w:r w:rsidRPr="00183DD1">
        <w:t xml:space="preserve">roject </w:t>
      </w:r>
      <w:ins w:id="523" w:author="Michelle Le Roux" w:date="2026-03-26T13:36:00Z" w16du:dateUtc="2026-03-26T11:36:00Z">
        <w:r w:rsidR="00E66EF4">
          <w:t>s</w:t>
        </w:r>
      </w:ins>
      <w:del w:id="524" w:author="Michelle Le Roux" w:date="2026-03-26T13:36:00Z" w16du:dateUtc="2026-03-26T11:36:00Z">
        <w:r w:rsidRPr="00183DD1" w:rsidDel="00E66EF4">
          <w:delText>S</w:delText>
        </w:r>
      </w:del>
      <w:r w:rsidRPr="00183DD1">
        <w:t xml:space="preserve">uccess </w:t>
      </w:r>
      <w:ins w:id="525" w:author="Michelle Le Roux" w:date="2026-03-26T13:36:00Z" w16du:dateUtc="2026-03-26T11:36:00Z">
        <w:r w:rsidR="00E66EF4">
          <w:t>m</w:t>
        </w:r>
      </w:ins>
      <w:del w:id="526" w:author="Michelle Le Roux" w:date="2026-03-26T13:36:00Z" w16du:dateUtc="2026-03-26T11:36:00Z">
        <w:r w:rsidRPr="00183DD1" w:rsidDel="00E66EF4">
          <w:delText>M</w:delText>
        </w:r>
      </w:del>
      <w:r w:rsidRPr="00183DD1">
        <w:t>atrix, which will be completed at the end of the project.</w:t>
      </w:r>
      <w:ins w:id="527" w:author="Michelle Le Roux" w:date="2026-03-26T13:44:00Z" w16du:dateUtc="2026-03-26T11:44:00Z">
        <w:r w:rsidR="00903984">
          <w:t xml:space="preserve"> </w:t>
        </w:r>
      </w:ins>
    </w:p>
    <w:p w14:paraId="000000D9" w14:textId="413F96A6" w:rsidR="00DE16A2" w:rsidRPr="00183DD1" w:rsidRDefault="00137366">
      <w:r w:rsidRPr="00183DD1">
        <w:t>This matrix serves as a guideline to evaluate the extent to which the project objectives have been achieved.</w:t>
      </w:r>
    </w:p>
    <w:p w14:paraId="698C3B2D" w14:textId="618191DD" w:rsidR="003F5F6E" w:rsidRDefault="000220F4" w:rsidP="000220F4">
      <w:pPr>
        <w:sectPr w:rsidR="003F5F6E" w:rsidSect="003C4FD0">
          <w:pgSz w:w="16838" w:h="11906" w:orient="landscape"/>
          <w:pgMar w:top="1440" w:right="1440" w:bottom="1440" w:left="1440" w:header="708" w:footer="261" w:gutter="0"/>
          <w:cols w:space="720"/>
          <w:docGrid w:linePitch="299"/>
        </w:sectPr>
      </w:pPr>
      <w:r>
        <w:rPr>
          <w:noProof/>
        </w:rPr>
        <w:drawing>
          <wp:anchor distT="0" distB="0" distL="114300" distR="114300" simplePos="0" relativeHeight="251687936" behindDoc="0" locked="0" layoutInCell="1" allowOverlap="1" wp14:anchorId="5468AC0A" wp14:editId="0C9594FE">
            <wp:simplePos x="0" y="0"/>
            <wp:positionH relativeFrom="margin">
              <wp:posOffset>-635</wp:posOffset>
            </wp:positionH>
            <wp:positionV relativeFrom="paragraph">
              <wp:posOffset>455295</wp:posOffset>
            </wp:positionV>
            <wp:extent cx="8802370" cy="4160520"/>
            <wp:effectExtent l="0" t="0" r="0" b="0"/>
            <wp:wrapSquare wrapText="bothSides"/>
            <wp:docPr id="2" name="table">
              <a:extLst xmlns:a="http://schemas.openxmlformats.org/drawingml/2006/main">
                <a:ext uri="{FF2B5EF4-FFF2-40B4-BE49-F238E27FC236}">
                  <a16:creationId xmlns:a16="http://schemas.microsoft.com/office/drawing/2014/main" id="{BCF151AA-90FD-FCBA-69FA-6C75E745D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CF151AA-90FD-FCBA-69FA-6C75E745DA4D}"/>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8802370" cy="4160520"/>
                    </a:xfrm>
                    <a:prstGeom prst="rect">
                      <a:avLst/>
                    </a:prstGeom>
                  </pic:spPr>
                </pic:pic>
              </a:graphicData>
            </a:graphic>
            <wp14:sizeRelH relativeFrom="margin">
              <wp14:pctWidth>0</wp14:pctWidth>
            </wp14:sizeRelH>
            <wp14:sizeRelV relativeFrom="margin">
              <wp14:pctHeight>0</wp14:pctHeight>
            </wp14:sizeRelV>
          </wp:anchor>
        </w:drawing>
      </w:r>
      <w:r w:rsidR="00F92937">
        <w:rPr>
          <w:noProof/>
        </w:rPr>
        <mc:AlternateContent>
          <mc:Choice Requires="wps">
            <w:drawing>
              <wp:anchor distT="0" distB="0" distL="114300" distR="114300" simplePos="0" relativeHeight="251674624" behindDoc="1" locked="0" layoutInCell="1" allowOverlap="1" wp14:anchorId="5F197F6D" wp14:editId="4DCF2F35">
                <wp:simplePos x="0" y="0"/>
                <wp:positionH relativeFrom="margin">
                  <wp:align>center</wp:align>
                </wp:positionH>
                <wp:positionV relativeFrom="paragraph">
                  <wp:posOffset>198725</wp:posOffset>
                </wp:positionV>
                <wp:extent cx="3416935" cy="265430"/>
                <wp:effectExtent l="0" t="0" r="0" b="1270"/>
                <wp:wrapSquare wrapText="bothSides"/>
                <wp:docPr id="609536650" name="Text Box 1"/>
                <wp:cNvGraphicFramePr/>
                <a:graphic xmlns:a="http://schemas.openxmlformats.org/drawingml/2006/main">
                  <a:graphicData uri="http://schemas.microsoft.com/office/word/2010/wordprocessingShape">
                    <wps:wsp>
                      <wps:cNvSpPr txBox="1"/>
                      <wps:spPr>
                        <a:xfrm>
                          <a:off x="0" y="0"/>
                          <a:ext cx="3416935" cy="265430"/>
                        </a:xfrm>
                        <a:prstGeom prst="rect">
                          <a:avLst/>
                        </a:prstGeom>
                        <a:solidFill>
                          <a:prstClr val="white"/>
                        </a:solidFill>
                        <a:ln>
                          <a:noFill/>
                        </a:ln>
                      </wps:spPr>
                      <wps:txbx>
                        <w:txbxContent>
                          <w:p w14:paraId="639DE54C" w14:textId="345A02C9" w:rsidR="009E279D" w:rsidRPr="00C73B62" w:rsidRDefault="009E279D" w:rsidP="009E279D">
                            <w:pPr>
                              <w:pStyle w:val="Caption"/>
                              <w:rPr>
                                <w:szCs w:val="22"/>
                              </w:rPr>
                            </w:pPr>
                            <w:bookmarkStart w:id="528" w:name="_Toc224290466"/>
                            <w:r>
                              <w:t xml:space="preserve">Table </w:t>
                            </w:r>
                            <w:del w:id="529" w:author="Michelle Le Roux" w:date="2026-03-26T13:37:00Z" w16du:dateUtc="2026-03-26T11:37:00Z">
                              <w:r w:rsidDel="00E66EF4">
                                <w:fldChar w:fldCharType="begin"/>
                              </w:r>
                              <w:r w:rsidDel="00E66EF4">
                                <w:delInstrText xml:space="preserve"> SEQ Table \* ARABIC </w:delInstrText>
                              </w:r>
                              <w:r w:rsidDel="00E66EF4">
                                <w:fldChar w:fldCharType="separate"/>
                              </w:r>
                            </w:del>
                            <w:del w:id="530" w:author="Michelle Le Roux" w:date="2026-03-26T12:30:00Z" w16du:dateUtc="2026-03-26T10:30:00Z">
                              <w:r w:rsidDel="001A50AE">
                                <w:rPr>
                                  <w:noProof/>
                                </w:rPr>
                                <w:delText>4</w:delText>
                              </w:r>
                            </w:del>
                            <w:del w:id="531" w:author="Michelle Le Roux" w:date="2026-03-26T13:37:00Z" w16du:dateUtc="2026-03-26T11:37:00Z">
                              <w:r w:rsidDel="00E66EF4">
                                <w:rPr>
                                  <w:noProof/>
                                </w:rPr>
                                <w:fldChar w:fldCharType="end"/>
                              </w:r>
                            </w:del>
                            <w:ins w:id="532" w:author="Michelle Le Roux" w:date="2026-03-26T13:37:00Z" w16du:dateUtc="2026-03-26T11:37:00Z">
                              <w:r w:rsidR="00E66EF4">
                                <w:t>4</w:t>
                              </w:r>
                            </w:ins>
                            <w:r>
                              <w:t xml:space="preserve">: </w:t>
                            </w:r>
                            <w:r w:rsidR="00946919">
                              <w:t xml:space="preserve">Project </w:t>
                            </w:r>
                            <w:ins w:id="533" w:author="Michelle Le Roux" w:date="2026-03-26T13:45:00Z" w16du:dateUtc="2026-03-26T11:45:00Z">
                              <w:r w:rsidR="00077BAB">
                                <w:t>s</w:t>
                              </w:r>
                            </w:ins>
                            <w:del w:id="534" w:author="Michelle Le Roux" w:date="2026-03-26T13:45:00Z" w16du:dateUtc="2026-03-26T11:45:00Z">
                              <w:r w:rsidDel="00077BAB">
                                <w:delText>S</w:delText>
                              </w:r>
                            </w:del>
                            <w:r>
                              <w:t xml:space="preserve">uccess </w:t>
                            </w:r>
                            <w:ins w:id="535" w:author="Michelle Le Roux" w:date="2026-03-26T13:45:00Z" w16du:dateUtc="2026-03-26T11:45:00Z">
                              <w:r w:rsidR="00077BAB">
                                <w:t>m</w:t>
                              </w:r>
                            </w:ins>
                            <w:del w:id="536" w:author="Michelle Le Roux" w:date="2026-03-26T13:45:00Z" w16du:dateUtc="2026-03-26T11:45:00Z">
                              <w:r w:rsidR="00946919" w:rsidDel="00077BAB">
                                <w:delText>M</w:delText>
                              </w:r>
                            </w:del>
                            <w:r>
                              <w:t>atrix</w:t>
                            </w:r>
                            <w:bookmarkEnd w:id="528"/>
                          </w:p>
                          <w:p w14:paraId="3B727EDC" w14:textId="77777777" w:rsidR="009E279D" w:rsidRDefault="009E279D"/>
                          <w:p w14:paraId="3F31F261" w14:textId="0271CA47" w:rsidR="009E279D" w:rsidRPr="00C73B62" w:rsidRDefault="009E279D" w:rsidP="009E279D">
                            <w:pPr>
                              <w:pStyle w:val="Caption"/>
                              <w:rPr>
                                <w:szCs w:val="22"/>
                              </w:rPr>
                            </w:pPr>
                            <w:bookmarkStart w:id="537" w:name="_Toc224290467"/>
                            <w:r>
                              <w:t xml:space="preserve">Figure </w:t>
                            </w:r>
                            <w:r w:rsidR="00C30FC0">
                              <w:t>B1</w:t>
                            </w:r>
                            <w:r>
                              <w:t xml:space="preserve">: Work Breakdown StructureTable </w:t>
                            </w:r>
                            <w:r>
                              <w:fldChar w:fldCharType="begin"/>
                            </w:r>
                            <w:r>
                              <w:instrText xml:space="preserve"> SEQ Table \* ARABIC </w:instrText>
                            </w:r>
                            <w:r>
                              <w:fldChar w:fldCharType="separate"/>
                            </w:r>
                            <w:ins w:id="538" w:author="Michelle Le Roux" w:date="2026-03-26T12:30:00Z" w16du:dateUtc="2026-03-26T10:30:00Z">
                              <w:r w:rsidR="001A50AE">
                                <w:rPr>
                                  <w:noProof/>
                                </w:rPr>
                                <w:t>6</w:t>
                              </w:r>
                            </w:ins>
                            <w:del w:id="539" w:author="Michelle Le Roux" w:date="2026-03-26T12:30:00Z" w16du:dateUtc="2026-03-26T10:30:00Z">
                              <w:r w:rsidDel="001A50AE">
                                <w:rPr>
                                  <w:noProof/>
                                </w:rPr>
                                <w:delText>4</w:delText>
                              </w:r>
                            </w:del>
                            <w:r>
                              <w:rPr>
                                <w:noProof/>
                              </w:rPr>
                              <w:fldChar w:fldCharType="end"/>
                            </w:r>
                            <w:r>
                              <w:t xml:space="preserve">: </w:t>
                            </w:r>
                            <w:r w:rsidR="00946919">
                              <w:t xml:space="preserve">Project </w:t>
                            </w:r>
                            <w:r>
                              <w:t xml:space="preserve">Success </w:t>
                            </w:r>
                            <w:r w:rsidR="00946919">
                              <w:t>M</w:t>
                            </w:r>
                            <w:r>
                              <w:t>atrix</w:t>
                            </w:r>
                            <w:bookmarkEnd w:id="5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197F6D" id="_x0000_s1029" type="#_x0000_t202" style="position:absolute;left:0;text-align:left;margin-left:0;margin-top:15.65pt;width:269.05pt;height:20.9pt;z-index:-2516418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" stroked="f">
                <v:textbox inset="0,0,0,0">
                  <w:txbxContent>
                    <w:p w14:paraId="639DE54C" w14:textId="345A02C9" w:rsidR="009E279D" w:rsidRPr="00C73B62" w:rsidRDefault="009E279D" w:rsidP="009E279D">
                      <w:pPr>
                        <w:pStyle w:val="Caption"/>
                        <w:rPr>
                          <w:szCs w:val="22"/>
                        </w:rPr>
                      </w:pPr>
                      <w:bookmarkStart w:id="540" w:name="_Toc224290466"/>
                      <w:r>
                        <w:t xml:space="preserve">Table </w:t>
                      </w:r>
                      <w:del w:id="541" w:author="Michelle Le Roux" w:date="2026-03-26T13:37:00Z" w16du:dateUtc="2026-03-26T11:37:00Z">
                        <w:r w:rsidDel="00E66EF4">
                          <w:fldChar w:fldCharType="begin"/>
                        </w:r>
                        <w:r w:rsidDel="00E66EF4">
                          <w:delInstrText xml:space="preserve"> SEQ Table \* ARABIC </w:delInstrText>
                        </w:r>
                        <w:r w:rsidDel="00E66EF4">
                          <w:fldChar w:fldCharType="separate"/>
                        </w:r>
                      </w:del>
                      <w:del w:id="542" w:author="Michelle Le Roux" w:date="2026-03-26T12:30:00Z" w16du:dateUtc="2026-03-26T10:30:00Z">
                        <w:r w:rsidDel="001A50AE">
                          <w:rPr>
                            <w:noProof/>
                          </w:rPr>
                          <w:delText>4</w:delText>
                        </w:r>
                      </w:del>
                      <w:del w:id="543" w:author="Michelle Le Roux" w:date="2026-03-26T13:37:00Z" w16du:dateUtc="2026-03-26T11:37:00Z">
                        <w:r w:rsidDel="00E66EF4">
                          <w:rPr>
                            <w:noProof/>
                          </w:rPr>
                          <w:fldChar w:fldCharType="end"/>
                        </w:r>
                      </w:del>
                      <w:ins w:id="544" w:author="Michelle Le Roux" w:date="2026-03-26T13:37:00Z" w16du:dateUtc="2026-03-26T11:37:00Z">
                        <w:r w:rsidR="00E66EF4">
                          <w:t>4</w:t>
                        </w:r>
                      </w:ins>
                      <w:r>
                        <w:t xml:space="preserve">: </w:t>
                      </w:r>
                      <w:r w:rsidR="00946919">
                        <w:t xml:space="preserve">Project </w:t>
                      </w:r>
                      <w:ins w:id="545" w:author="Michelle Le Roux" w:date="2026-03-26T13:45:00Z" w16du:dateUtc="2026-03-26T11:45:00Z">
                        <w:r w:rsidR="00077BAB">
                          <w:t>s</w:t>
                        </w:r>
                      </w:ins>
                      <w:del w:id="546" w:author="Michelle Le Roux" w:date="2026-03-26T13:45:00Z" w16du:dateUtc="2026-03-26T11:45:00Z">
                        <w:r w:rsidDel="00077BAB">
                          <w:delText>S</w:delText>
                        </w:r>
                      </w:del>
                      <w:r>
                        <w:t xml:space="preserve">uccess </w:t>
                      </w:r>
                      <w:ins w:id="547" w:author="Michelle Le Roux" w:date="2026-03-26T13:45:00Z" w16du:dateUtc="2026-03-26T11:45:00Z">
                        <w:r w:rsidR="00077BAB">
                          <w:t>m</w:t>
                        </w:r>
                      </w:ins>
                      <w:del w:id="548" w:author="Michelle Le Roux" w:date="2026-03-26T13:45:00Z" w16du:dateUtc="2026-03-26T11:45:00Z">
                        <w:r w:rsidR="00946919" w:rsidDel="00077BAB">
                          <w:delText>M</w:delText>
                        </w:r>
                      </w:del>
                      <w:r>
                        <w:t>atrix</w:t>
                      </w:r>
                      <w:bookmarkEnd w:id="540"/>
                    </w:p>
                    <w:p w14:paraId="3B727EDC" w14:textId="77777777" w:rsidR="009E279D" w:rsidRDefault="009E279D"/>
                    <w:p w14:paraId="3F31F261" w14:textId="0271CA47" w:rsidR="009E279D" w:rsidRPr="00C73B62" w:rsidRDefault="009E279D" w:rsidP="009E279D">
                      <w:pPr>
                        <w:pStyle w:val="Caption"/>
                        <w:rPr>
                          <w:szCs w:val="22"/>
                        </w:rPr>
                      </w:pPr>
                      <w:bookmarkStart w:id="549" w:name="_Toc224290467"/>
                      <w:r>
                        <w:t xml:space="preserve">Figure </w:t>
                      </w:r>
                      <w:r w:rsidR="00C30FC0">
                        <w:t>B1</w:t>
                      </w:r>
                      <w:r>
                        <w:t xml:space="preserve">: Work Breakdown StructureTable </w:t>
                      </w:r>
                      <w:r>
                        <w:fldChar w:fldCharType="begin"/>
                      </w:r>
                      <w:r>
                        <w:instrText xml:space="preserve"> SEQ Table \* ARABIC </w:instrText>
                      </w:r>
                      <w:r>
                        <w:fldChar w:fldCharType="separate"/>
                      </w:r>
                      <w:ins w:id="550" w:author="Michelle Le Roux" w:date="2026-03-26T12:30:00Z" w16du:dateUtc="2026-03-26T10:30:00Z">
                        <w:r w:rsidR="001A50AE">
                          <w:rPr>
                            <w:noProof/>
                          </w:rPr>
                          <w:t>6</w:t>
                        </w:r>
                      </w:ins>
                      <w:del w:id="551" w:author="Michelle Le Roux" w:date="2026-03-26T12:30:00Z" w16du:dateUtc="2026-03-26T10:30:00Z">
                        <w:r w:rsidDel="001A50AE">
                          <w:rPr>
                            <w:noProof/>
                          </w:rPr>
                          <w:delText>4</w:delText>
                        </w:r>
                      </w:del>
                      <w:r>
                        <w:rPr>
                          <w:noProof/>
                        </w:rPr>
                        <w:fldChar w:fldCharType="end"/>
                      </w:r>
                      <w:r>
                        <w:t xml:space="preserve">: </w:t>
                      </w:r>
                      <w:r w:rsidR="00946919">
                        <w:t xml:space="preserve">Project </w:t>
                      </w:r>
                      <w:r>
                        <w:t xml:space="preserve">Success </w:t>
                      </w:r>
                      <w:r w:rsidR="00946919">
                        <w:t>M</w:t>
                      </w:r>
                      <w:r>
                        <w:t>atrix</w:t>
                      </w:r>
                      <w:bookmarkEnd w:id="549"/>
                    </w:p>
                  </w:txbxContent>
                </v:textbox>
                <w10:wrap type="square" anchorx="margin"/>
              </v:shape>
            </w:pict>
          </mc:Fallback>
        </mc:AlternateContent>
      </w:r>
      <w:r w:rsidR="009E279D" w:rsidRPr="00183DD1">
        <w:br w:type="page"/>
      </w:r>
    </w:p>
    <w:p w14:paraId="000000DC" w14:textId="77777777" w:rsidR="00DE16A2" w:rsidRPr="00183DD1" w:rsidRDefault="00137366" w:rsidP="00FF60A0">
      <w:pPr>
        <w:pStyle w:val="Heading1"/>
        <w:numPr>
          <w:ilvl w:val="0"/>
          <w:numId w:val="15"/>
        </w:numPr>
        <w:pPrChange w:id="552" w:author="Michelle Le Roux" w:date="2026-03-26T13:16:00Z" w16du:dateUtc="2026-03-26T11:16:00Z">
          <w:pPr>
            <w:pStyle w:val="Heading1"/>
            <w:numPr>
              <w:numId w:val="1"/>
            </w:numPr>
            <w:ind w:left="357" w:hanging="357"/>
          </w:pPr>
        </w:pPrChange>
      </w:pPr>
      <w:bookmarkStart w:id="553" w:name="_Toc225427354"/>
      <w:commentRangeStart w:id="554"/>
      <w:r w:rsidRPr="00183DD1">
        <w:lastRenderedPageBreak/>
        <w:t>Conclusion</w:t>
      </w:r>
      <w:bookmarkEnd w:id="553"/>
      <w:commentRangeEnd w:id="554"/>
      <w:r w:rsidR="00FF60A0" w:rsidRPr="00183DD1">
        <w:rPr>
          <w:rStyle w:val="CommentReference"/>
          <w:sz w:val="32"/>
          <w:szCs w:val="32"/>
        </w:rPr>
        <w:commentReference w:id="554"/>
      </w:r>
    </w:p>
    <w:p w14:paraId="40349671" w14:textId="77777777" w:rsidR="00211EAA" w:rsidRPr="000C1A46" w:rsidRDefault="00211EAA">
      <w:pPr>
        <w:pStyle w:val="NormalWeb"/>
        <w:rPr>
          <w:ins w:id="555" w:author="Michelle Le Roux" w:date="2026-03-13T10:07:00Z" w16du:dateUtc="2026-03-13T08:07:00Z"/>
          <w:rFonts w:asciiTheme="minorHAnsi" w:hAnsiTheme="minorHAnsi" w:cstheme="minorHAnsi"/>
          <w:sz w:val="22"/>
          <w:szCs w:val="22"/>
          <w:rPrChange w:id="556" w:author="Michelle Le Roux" w:date="2026-03-26T13:46:00Z" w16du:dateUtc="2026-03-26T11:46:00Z">
            <w:rPr>
              <w:ins w:id="557" w:author="Michelle Le Roux" w:date="2026-03-13T10:07:00Z" w16du:dateUtc="2026-03-13T08:07:00Z"/>
            </w:rPr>
          </w:rPrChange>
        </w:rPr>
        <w:pPrChange w:id="558" w:author="Michelle Le Roux" w:date="2026-03-13T10:07:00Z" w16du:dateUtc="2026-03-13T08:07:00Z">
          <w:pPr>
            <w:pStyle w:val="NormalWeb"/>
            <w:numPr>
              <w:numId w:val="1"/>
            </w:numPr>
            <w:ind w:left="357" w:hanging="357"/>
          </w:pPr>
        </w:pPrChange>
      </w:pPr>
      <w:ins w:id="559" w:author="Michelle Le Roux" w:date="2026-03-13T10:07:00Z" w16du:dateUtc="2026-03-13T08:07:00Z">
        <w:r w:rsidRPr="000C1A46">
          <w:rPr>
            <w:rFonts w:asciiTheme="minorHAnsi" w:hAnsiTheme="minorHAnsi" w:cstheme="minorHAnsi"/>
            <w:sz w:val="22"/>
            <w:szCs w:val="22"/>
            <w:rPrChange w:id="560" w:author="Michelle Le Roux" w:date="2026-03-26T13:46:00Z" w16du:dateUtc="2026-03-26T11:46:00Z">
              <w:rPr/>
            </w:rPrChange>
          </w:rPr>
          <w:t>In conclusion, this project aims to address the client’s needs by developing a custom, interpretable model for forecasting the monthly ZAR/USD exchange rate. By providing explanatory insights into the underlying economic drivers of the exchange rate, the proposed model will enhance the analytical depth of the client’s broadcast. The model will be designed to be user-friendly and capable of updating automatically as new data becomes available. To ensure practical usability, the client will receive a comprehensive user manual explaining how to operate the model, as well as a final report presenting the methodology and key results of the project.</w:t>
        </w:r>
      </w:ins>
    </w:p>
    <w:p w14:paraId="26807095" w14:textId="79AB6B0A" w:rsidR="003E1825" w:rsidRPr="000C1A46" w:rsidDel="002A32C7" w:rsidRDefault="00211EAA" w:rsidP="007176D4">
      <w:pPr>
        <w:pStyle w:val="NormalWeb"/>
        <w:rPr>
          <w:del w:id="561" w:author="Michelle Le Roux" w:date="2026-03-13T09:30:00Z" w16du:dateUtc="2026-03-13T07:30:00Z"/>
          <w:rFonts w:asciiTheme="minorHAnsi" w:hAnsiTheme="minorHAnsi" w:cstheme="minorHAnsi"/>
          <w:sz w:val="22"/>
          <w:szCs w:val="22"/>
          <w:rPrChange w:id="562" w:author="Michelle Le Roux" w:date="2026-03-26T13:46:00Z" w16du:dateUtc="2026-03-26T11:46:00Z">
            <w:rPr>
              <w:del w:id="563" w:author="Michelle Le Roux" w:date="2026-03-13T09:30:00Z" w16du:dateUtc="2026-03-13T07:30:00Z"/>
            </w:rPr>
          </w:rPrChange>
        </w:rPr>
        <w:pPrChange w:id="564" w:author="Michelle Le Roux" w:date="2026-03-26T13:19:00Z" w16du:dateUtc="2026-03-26T11:19:00Z">
          <w:pPr/>
        </w:pPrChange>
      </w:pPr>
      <w:ins w:id="565" w:author="Michelle Le Roux" w:date="2026-03-13T10:07:00Z" w16du:dateUtc="2026-03-13T08:07:00Z">
        <w:r w:rsidRPr="000C1A46">
          <w:rPr>
            <w:rFonts w:asciiTheme="minorHAnsi" w:hAnsiTheme="minorHAnsi" w:cstheme="minorHAnsi"/>
            <w:sz w:val="22"/>
            <w:szCs w:val="22"/>
            <w:rPrChange w:id="566" w:author="Michelle Le Roux" w:date="2026-03-26T13:46:00Z" w16du:dateUtc="2026-03-26T11:46:00Z">
              <w:rPr/>
            </w:rPrChange>
          </w:rPr>
          <w:t xml:space="preserve">Given the allocated timeframe, the project prioritises interpretability over predictive accuracy to align with the client’s requirements. Ultimately, this project extends beyond producing a numerical forecast; it equips the client with a transparent and interpretable </w:t>
        </w:r>
      </w:ins>
      <w:ins w:id="567" w:author="Michelle Le Roux" w:date="2026-03-13T10:08:00Z" w16du:dateUtc="2026-03-13T08:08:00Z">
        <w:r w:rsidRPr="000C1A46">
          <w:rPr>
            <w:rFonts w:asciiTheme="minorHAnsi" w:hAnsiTheme="minorHAnsi" w:cstheme="minorHAnsi"/>
            <w:sz w:val="22"/>
            <w:szCs w:val="22"/>
            <w:rPrChange w:id="568" w:author="Michelle Le Roux" w:date="2026-03-26T13:46:00Z" w16du:dateUtc="2026-03-26T11:46:00Z">
              <w:rPr>
                <w:rFonts w:asciiTheme="minorHAnsi" w:hAnsiTheme="minorHAnsi" w:cstheme="minorHAnsi"/>
              </w:rPr>
            </w:rPrChange>
          </w:rPr>
          <w:t>forecast</w:t>
        </w:r>
      </w:ins>
      <w:ins w:id="569" w:author="Michelle Le Roux" w:date="2026-03-13T10:07:00Z" w16du:dateUtc="2026-03-13T08:07:00Z">
        <w:r w:rsidRPr="000C1A46">
          <w:rPr>
            <w:rFonts w:asciiTheme="minorHAnsi" w:hAnsiTheme="minorHAnsi" w:cstheme="minorHAnsi"/>
            <w:sz w:val="22"/>
            <w:szCs w:val="22"/>
            <w:rPrChange w:id="570" w:author="Michelle Le Roux" w:date="2026-03-26T13:46:00Z" w16du:dateUtc="2026-03-26T11:46:00Z">
              <w:rPr/>
            </w:rPrChange>
          </w:rPr>
          <w:t xml:space="preserve"> that enables him to clearly explain exchange rate movements to his broadcast audience.</w:t>
        </w:r>
      </w:ins>
      <w:del w:id="571" w:author="Michelle Le Roux" w:date="2026-03-13T09:30:00Z" w16du:dateUtc="2026-03-13T07:30:00Z">
        <w:r w:rsidR="003E1825" w:rsidRPr="000C1A46" w:rsidDel="002A32C7">
          <w:rPr>
            <w:sz w:val="22"/>
            <w:szCs w:val="22"/>
            <w:rPrChange w:id="572" w:author="Michelle Le Roux" w:date="2026-03-26T13:46:00Z" w16du:dateUtc="2026-03-26T11:46:00Z">
              <w:rPr/>
            </w:rPrChange>
          </w:rPr>
          <w:delText>This project proposes a comprehensive strategy to address a critical limitation in the client's current workflow: their existing forecasting model provides only a raw prediction of the monthly rand-dollar (ZAR/USD) exchange rate, offering no explanatory insight into the underlying economic drivers. To resolve this, the project will focus on developing a transparent, interpretable time-series model.</w:delText>
        </w:r>
      </w:del>
    </w:p>
    <w:p w14:paraId="000000DD" w14:textId="40BFC1B0" w:rsidR="00DE16A2" w:rsidRPr="000C1A46" w:rsidDel="00DC373B" w:rsidRDefault="003E1825" w:rsidP="007176D4">
      <w:pPr>
        <w:pStyle w:val="NormalWeb"/>
        <w:rPr>
          <w:del w:id="573" w:author="Michelle Le Roux" w:date="2026-03-13T09:30:00Z" w16du:dateUtc="2026-03-13T07:30:00Z"/>
          <w:sz w:val="22"/>
          <w:szCs w:val="22"/>
          <w:rPrChange w:id="574" w:author="Michelle Le Roux" w:date="2026-03-26T13:46:00Z" w16du:dateUtc="2026-03-26T11:46:00Z">
            <w:rPr>
              <w:del w:id="575" w:author="Michelle Le Roux" w:date="2026-03-13T09:30:00Z" w16du:dateUtc="2026-03-13T07:30:00Z"/>
            </w:rPr>
          </w:rPrChange>
        </w:rPr>
        <w:pPrChange w:id="576" w:author="Michelle Le Roux" w:date="2026-03-26T13:19:00Z" w16du:dateUtc="2026-03-26T11:19:00Z">
          <w:pPr/>
        </w:pPrChange>
      </w:pPr>
      <w:del w:id="577" w:author="Michelle Le Roux" w:date="2026-03-13T09:30:00Z" w16du:dateUtc="2026-03-13T07:30:00Z">
        <w:r w:rsidRPr="000C1A46" w:rsidDel="002A32C7">
          <w:rPr>
            <w:sz w:val="22"/>
            <w:szCs w:val="22"/>
            <w:rPrChange w:id="578" w:author="Michelle Le Roux" w:date="2026-03-26T13:46:00Z" w16du:dateUtc="2026-03-26T11:46:00Z">
              <w:rPr/>
            </w:rPrChange>
          </w:rPr>
          <w:delText>While the allocated timeframe necessitates prioritising interpretability over maximising absolute predictive accuracy, this strategic focus ensures the final output is highly actionable. Ultimately, this project moves beyond simply generating a numerical forecast by equipping the client with a clear, explainable economic narrative, empowering them to produce richer, more insightful educational broadcasts.</w:delText>
        </w:r>
      </w:del>
    </w:p>
    <w:p w14:paraId="28697498" w14:textId="77777777" w:rsidR="00DC373B" w:rsidRPr="000C1A46" w:rsidRDefault="00DC373B" w:rsidP="007176D4">
      <w:pPr>
        <w:pStyle w:val="NormalWeb"/>
        <w:rPr>
          <w:ins w:id="579" w:author="Michelle Le Roux" w:date="2026-03-13T09:50:00Z" w16du:dateUtc="2026-03-13T07:50:00Z"/>
          <w:sz w:val="22"/>
          <w:szCs w:val="22"/>
          <w:rPrChange w:id="580" w:author="Michelle Le Roux" w:date="2026-03-26T13:46:00Z" w16du:dateUtc="2026-03-26T11:46:00Z">
            <w:rPr>
              <w:ins w:id="581" w:author="Michelle Le Roux" w:date="2026-03-13T09:50:00Z" w16du:dateUtc="2026-03-13T07:50:00Z"/>
            </w:rPr>
          </w:rPrChange>
        </w:rPr>
        <w:pPrChange w:id="582" w:author="Michelle Le Roux" w:date="2026-03-26T13:19:00Z" w16du:dateUtc="2026-03-26T11:19:00Z">
          <w:pPr/>
        </w:pPrChange>
      </w:pPr>
    </w:p>
    <w:p w14:paraId="000000DE" w14:textId="77777777" w:rsidR="00DE16A2" w:rsidRPr="00183DD1" w:rsidRDefault="00137366">
      <w:pPr>
        <w:spacing w:line="259" w:lineRule="auto"/>
        <w:jc w:val="left"/>
      </w:pPr>
      <w:r w:rsidRPr="00183DD1">
        <w:br w:type="page"/>
      </w:r>
    </w:p>
    <w:bookmarkStart w:id="583" w:name="_Toc225427355" w:displacedByCustomXml="next"/>
    <w:sdt>
      <w:sdtPr>
        <w:rPr>
          <w:b w:val="0"/>
          <w:bCs w:val="0"/>
          <w:sz w:val="22"/>
          <w:szCs w:val="22"/>
        </w:rPr>
        <w:id w:val="-310404186"/>
        <w:docPartObj>
          <w:docPartGallery w:val="Bibliographies"/>
          <w:docPartUnique/>
        </w:docPartObj>
      </w:sdtPr>
      <w:sdtContent>
        <w:p w14:paraId="107A55DD" w14:textId="7652FE4B" w:rsidR="0034749A" w:rsidRDefault="00BD3556" w:rsidP="00FF60A0">
          <w:pPr>
            <w:pStyle w:val="Heading1"/>
            <w:numPr>
              <w:ilvl w:val="0"/>
              <w:numId w:val="0"/>
            </w:numPr>
            <w:ind w:left="432" w:hanging="432"/>
            <w:pPrChange w:id="584" w:author="Michelle Le Roux" w:date="2026-03-26T13:16:00Z" w16du:dateUtc="2026-03-26T11:16:00Z">
              <w:pPr>
                <w:pStyle w:val="Heading1"/>
              </w:pPr>
            </w:pPrChange>
          </w:pPr>
          <w:r w:rsidRPr="00183DD1">
            <w:t>References</w:t>
          </w:r>
          <w:bookmarkEnd w:id="583"/>
        </w:p>
        <w:sdt>
          <w:sdtPr>
            <w:rPr>
              <w:kern w:val="0"/>
            </w:rPr>
            <w:id w:val="2106833736"/>
            <w:bibliography/>
          </w:sdtPr>
          <w:sdtContent>
            <w:p w14:paraId="36A3DF27" w14:textId="77777777" w:rsidR="00707397" w:rsidRDefault="0034749A" w:rsidP="00707397">
              <w:pPr>
                <w:pStyle w:val="Bibliography"/>
                <w:rPr>
                  <w:noProof/>
                  <w:kern w:val="0"/>
                  <w:sz w:val="24"/>
                  <w:szCs w:val="24"/>
                </w:rPr>
              </w:pPr>
              <w:r>
                <w:fldChar w:fldCharType="begin"/>
              </w:r>
              <w:r>
                <w:instrText xml:space="preserve"> BIBLIOGRAPHY </w:instrText>
              </w:r>
              <w:r>
                <w:fldChar w:fldCharType="separate"/>
              </w:r>
              <w:r w:rsidR="00707397">
                <w:rPr>
                  <w:noProof/>
                </w:rPr>
                <w:t xml:space="preserve">Analytics, C., 2026. </w:t>
              </w:r>
              <w:r w:rsidR="00707397">
                <w:rPr>
                  <w:i/>
                  <w:iCs/>
                  <w:noProof/>
                </w:rPr>
                <w:t xml:space="preserve">EconData. </w:t>
              </w:r>
              <w:r w:rsidR="00707397">
                <w:rPr>
                  <w:noProof/>
                </w:rPr>
                <w:t xml:space="preserve">[Online] </w:t>
              </w:r>
              <w:r w:rsidR="00707397">
                <w:rPr>
                  <w:noProof/>
                </w:rPr>
                <w:br/>
                <w:t xml:space="preserve">Available at: </w:t>
              </w:r>
              <w:r w:rsidR="00707397">
                <w:rPr>
                  <w:noProof/>
                  <w:u w:val="single"/>
                </w:rPr>
                <w:t>https://econdata.co.za/user-guide/codera/financial-markets/</w:t>
              </w:r>
              <w:r w:rsidR="00707397">
                <w:rPr>
                  <w:noProof/>
                </w:rPr>
                <w:br/>
                <w:t>[Accessed 11 March 2026].</w:t>
              </w:r>
            </w:p>
            <w:p w14:paraId="47B4A665" w14:textId="77777777" w:rsidR="00707397" w:rsidRDefault="00707397" w:rsidP="00707397">
              <w:pPr>
                <w:pStyle w:val="Bibliography"/>
                <w:rPr>
                  <w:noProof/>
                </w:rPr>
              </w:pPr>
              <w:r>
                <w:rPr>
                  <w:noProof/>
                </w:rPr>
                <w:t xml:space="preserve">Botha, B., Mano, K. &amp; Ruch, F., 2019. A Stylised Semi-Structural Model of the Equilibrium REER. </w:t>
              </w:r>
              <w:r>
                <w:rPr>
                  <w:i/>
                  <w:iCs/>
                  <w:noProof/>
                </w:rPr>
                <w:t xml:space="preserve">South African Reserve Bank, </w:t>
              </w:r>
              <w:r>
                <w:rPr>
                  <w:noProof/>
                </w:rPr>
                <w:t>Volume 9341.</w:t>
              </w:r>
            </w:p>
            <w:p w14:paraId="7860589D" w14:textId="77777777" w:rsidR="00707397" w:rsidRDefault="00707397" w:rsidP="00707397">
              <w:pPr>
                <w:pStyle w:val="Bibliography"/>
                <w:rPr>
                  <w:noProof/>
                </w:rPr>
              </w:pPr>
              <w:r>
                <w:rPr>
                  <w:noProof/>
                </w:rPr>
                <w:t xml:space="preserve">de Jager, S., 2012. Modelling South Africa’s equilibrium real effective. </w:t>
              </w:r>
              <w:r>
                <w:rPr>
                  <w:i/>
                  <w:iCs/>
                  <w:noProof/>
                </w:rPr>
                <w:t xml:space="preserve">South African Reserve Bank Working Paper Series, </w:t>
              </w:r>
              <w:r>
                <w:rPr>
                  <w:noProof/>
                </w:rPr>
                <w:t>Volume 5020.</w:t>
              </w:r>
            </w:p>
            <w:p w14:paraId="23347CC4" w14:textId="77777777" w:rsidR="00707397" w:rsidRDefault="00707397" w:rsidP="00707397">
              <w:pPr>
                <w:pStyle w:val="Bibliography"/>
                <w:rPr>
                  <w:noProof/>
                </w:rPr>
              </w:pPr>
              <w:r>
                <w:rPr>
                  <w:noProof/>
                </w:rPr>
                <w:t xml:space="preserve">Hoosain, A., Joubert, A. &amp; Kubundi, A., 2017. Order flow and rand/dollar exchange rate dynamics. </w:t>
              </w:r>
              <w:r>
                <w:rPr>
                  <w:i/>
                  <w:iCs/>
                  <w:noProof/>
                </w:rPr>
                <w:t>South African Reserve Bank Working Paper Series.</w:t>
              </w:r>
            </w:p>
            <w:p w14:paraId="2FA33D40" w14:textId="77777777" w:rsidR="00707397" w:rsidRDefault="00707397" w:rsidP="00707397">
              <w:pPr>
                <w:pStyle w:val="Bibliography"/>
                <w:rPr>
                  <w:noProof/>
                </w:rPr>
              </w:pPr>
              <w:r>
                <w:rPr>
                  <w:noProof/>
                </w:rPr>
                <w:t xml:space="preserve">MacDonald, R., 1997. What determines Real Exchange Rates? The Long and Short of It. </w:t>
              </w:r>
              <w:r>
                <w:rPr>
                  <w:i/>
                  <w:iCs/>
                  <w:noProof/>
                </w:rPr>
                <w:t>International Monetary Fund.</w:t>
              </w:r>
            </w:p>
            <w:p w14:paraId="2471961F" w14:textId="77777777" w:rsidR="00707397" w:rsidRDefault="00707397" w:rsidP="00707397">
              <w:pPr>
                <w:pStyle w:val="Bibliography"/>
                <w:rPr>
                  <w:noProof/>
                </w:rPr>
              </w:pPr>
              <w:r>
                <w:rPr>
                  <w:noProof/>
                </w:rPr>
                <w:t xml:space="preserve">MacDonald, R. &amp; Ricci, L., 2003. Estimation of the Equilibrium Real Exchange Rate for South Africa. </w:t>
              </w:r>
              <w:r>
                <w:rPr>
                  <w:i/>
                  <w:iCs/>
                  <w:noProof/>
                </w:rPr>
                <w:t xml:space="preserve">South African Journal of Economics, </w:t>
              </w:r>
              <w:r>
                <w:rPr>
                  <w:noProof/>
                </w:rPr>
                <w:t>72(2), pp. 282-304.</w:t>
              </w:r>
            </w:p>
            <w:p w14:paraId="3498DCE2" w14:textId="77777777" w:rsidR="00707397" w:rsidRDefault="00707397" w:rsidP="00707397">
              <w:pPr>
                <w:pStyle w:val="Bibliography"/>
                <w:rPr>
                  <w:noProof/>
                </w:rPr>
              </w:pPr>
              <w:r>
                <w:rPr>
                  <w:noProof/>
                </w:rPr>
                <w:t xml:space="preserve">Saayman, A., 2007. The Real Equilibrium South African Rand/US Dollar Exchange Rate: A Comparison of Alternative Measures. </w:t>
              </w:r>
              <w:r>
                <w:rPr>
                  <w:i/>
                  <w:iCs/>
                  <w:noProof/>
                </w:rPr>
                <w:t xml:space="preserve">International Advances in Economic Research, </w:t>
              </w:r>
              <w:r>
                <w:rPr>
                  <w:noProof/>
                </w:rPr>
                <w:t>13(2), pp. 183-199.</w:t>
              </w:r>
            </w:p>
            <w:p w14:paraId="675E97BA" w14:textId="77777777" w:rsidR="00707397" w:rsidRDefault="00707397" w:rsidP="00707397">
              <w:pPr>
                <w:pStyle w:val="Bibliography"/>
                <w:rPr>
                  <w:noProof/>
                </w:rPr>
              </w:pPr>
              <w:r>
                <w:rPr>
                  <w:noProof/>
                </w:rPr>
                <w:t xml:space="preserve">Walters, S. &amp; de Beer , B., 1999. An indicator of South Africa’s external competitiveness. </w:t>
              </w:r>
              <w:r>
                <w:rPr>
                  <w:i/>
                  <w:iCs/>
                  <w:noProof/>
                </w:rPr>
                <w:t xml:space="preserve">South African Reserve Bank Quarterly Bulletin, </w:t>
              </w:r>
              <w:r>
                <w:rPr>
                  <w:noProof/>
                </w:rPr>
                <w:t>Volume 213, pp. 54-67.</w:t>
              </w:r>
            </w:p>
            <w:p w14:paraId="000000E5" w14:textId="02E65FC7" w:rsidR="00DE16A2" w:rsidRPr="00791BA4" w:rsidDel="006A66CE" w:rsidRDefault="0034749A" w:rsidP="00707397">
              <w:pPr>
                <w:rPr>
                  <w:del w:id="585" w:author="Michelle Le Roux" w:date="2026-03-13T10:24:00Z" w16du:dateUtc="2026-03-13T08:24:00Z"/>
                </w:rPr>
              </w:pPr>
              <w:r>
                <w:rPr>
                  <w:b/>
                  <w:bCs/>
                  <w:noProof/>
                </w:rPr>
                <w:fldChar w:fldCharType="end"/>
              </w:r>
            </w:p>
          </w:sdtContent>
        </w:sdt>
      </w:sdtContent>
    </w:sdt>
    <w:p w14:paraId="5C3E6D2B" w14:textId="40DCFAB4" w:rsidR="003F5F6E" w:rsidRDefault="00137366">
      <w:pPr>
        <w:sectPr w:rsidR="003F5F6E" w:rsidSect="003C4FD0">
          <w:pgSz w:w="11906" w:h="16838"/>
          <w:pgMar w:top="1440" w:right="1440" w:bottom="1440" w:left="1440" w:header="708" w:footer="261" w:gutter="0"/>
          <w:cols w:space="720"/>
          <w:docGrid w:linePitch="299"/>
        </w:sectPr>
        <w:pPrChange w:id="586" w:author="Michelle Le Roux" w:date="2026-03-13T10:23:00Z" w16du:dateUtc="2026-03-13T08:23:00Z">
          <w:pPr>
            <w:spacing w:line="259" w:lineRule="auto"/>
            <w:jc w:val="left"/>
          </w:pPr>
        </w:pPrChange>
      </w:pPr>
      <w:del w:id="587" w:author="Michelle Le Roux" w:date="2026-03-13T10:23:00Z" w16du:dateUtc="2026-03-13T08:23:00Z">
        <w:r w:rsidRPr="00183DD1" w:rsidDel="006A66CE">
          <w:br w:type="page"/>
        </w:r>
      </w:del>
    </w:p>
    <w:p w14:paraId="000000E6" w14:textId="77777777" w:rsidR="00DE16A2" w:rsidRPr="00183DD1" w:rsidDel="006A66CE" w:rsidRDefault="00DE16A2" w:rsidP="00FF60A0">
      <w:pPr>
        <w:spacing w:line="259" w:lineRule="auto"/>
        <w:jc w:val="left"/>
        <w:rPr>
          <w:del w:id="588" w:author="Michelle Le Roux" w:date="2026-03-13T10:25:00Z" w16du:dateUtc="2026-03-13T08:25:00Z"/>
        </w:rPr>
        <w:pPrChange w:id="589" w:author="Michelle Le Roux" w:date="2026-03-26T13:16:00Z" w16du:dateUtc="2026-03-26T11:16:00Z">
          <w:pPr>
            <w:spacing w:line="259" w:lineRule="auto"/>
            <w:jc w:val="left"/>
          </w:pPr>
        </w:pPrChange>
      </w:pPr>
      <w:bookmarkStart w:id="590" w:name="_Toc225423012"/>
      <w:bookmarkEnd w:id="590"/>
    </w:p>
    <w:p w14:paraId="000000E7" w14:textId="7AA994D9" w:rsidR="00DE16A2" w:rsidRPr="001175AF" w:rsidDel="002A32C7" w:rsidRDefault="00137366" w:rsidP="00FF60A0">
      <w:pPr>
        <w:pStyle w:val="Heading1"/>
        <w:numPr>
          <w:ilvl w:val="0"/>
          <w:numId w:val="0"/>
        </w:numPr>
        <w:rPr>
          <w:del w:id="591" w:author="Michelle Le Roux" w:date="2026-03-13T09:28:00Z" w16du:dateUtc="2026-03-13T07:28:00Z"/>
        </w:rPr>
        <w:pPrChange w:id="592" w:author="Michelle Le Roux" w:date="2026-03-26T13:16:00Z" w16du:dateUtc="2026-03-26T11:16:00Z">
          <w:pPr>
            <w:pStyle w:val="Heading1"/>
          </w:pPr>
        </w:pPrChange>
      </w:pPr>
      <w:del w:id="593" w:author="Michelle Le Roux" w:date="2026-03-13T09:28:00Z" w16du:dateUtc="2026-03-13T07:28:00Z">
        <w:r w:rsidRPr="001175AF" w:rsidDel="002A32C7">
          <w:delText xml:space="preserve">Appendix A: Glossary of </w:delText>
        </w:r>
        <w:r w:rsidR="005A55D8" w:rsidDel="002A32C7">
          <w:delText>t</w:delText>
        </w:r>
        <w:r w:rsidRPr="001175AF" w:rsidDel="002A32C7">
          <w:delText>erms</w:delText>
        </w:r>
        <w:bookmarkStart w:id="594" w:name="_Toc225423013"/>
        <w:bookmarkEnd w:id="594"/>
      </w:del>
    </w:p>
    <w:p w14:paraId="000000E8" w14:textId="77777777" w:rsidR="00DE16A2" w:rsidRPr="00183DD1" w:rsidDel="006A66CE" w:rsidRDefault="00DE16A2" w:rsidP="00FF60A0">
      <w:pPr>
        <w:pBdr>
          <w:top w:val="nil"/>
          <w:left w:val="nil"/>
          <w:bottom w:val="nil"/>
          <w:right w:val="nil"/>
          <w:between w:val="nil"/>
        </w:pBdr>
        <w:jc w:val="left"/>
        <w:rPr>
          <w:del w:id="595" w:author="Michelle Le Roux" w:date="2026-03-13T10:23:00Z" w16du:dateUtc="2026-03-13T08:23:00Z"/>
          <w:color w:val="000000"/>
        </w:rPr>
        <w:pPrChange w:id="596" w:author="Michelle Le Roux" w:date="2026-03-26T13:16:00Z" w16du:dateUtc="2026-03-26T11:16:00Z">
          <w:pPr>
            <w:pBdr>
              <w:top w:val="nil"/>
              <w:left w:val="nil"/>
              <w:bottom w:val="nil"/>
              <w:right w:val="nil"/>
              <w:between w:val="nil"/>
            </w:pBdr>
            <w:jc w:val="left"/>
          </w:pPr>
        </w:pPrChange>
      </w:pPr>
      <w:bookmarkStart w:id="597" w:name="_Toc225423014"/>
      <w:bookmarkEnd w:id="597"/>
    </w:p>
    <w:p w14:paraId="000000E9" w14:textId="5A059631" w:rsidR="00DE16A2" w:rsidRPr="00183DD1" w:rsidDel="006A66CE" w:rsidRDefault="00137366" w:rsidP="00FF60A0">
      <w:pPr>
        <w:spacing w:line="259" w:lineRule="auto"/>
        <w:jc w:val="left"/>
        <w:rPr>
          <w:del w:id="598" w:author="Michelle Le Roux" w:date="2026-03-13T10:24:00Z" w16du:dateUtc="2026-03-13T08:24:00Z"/>
        </w:rPr>
        <w:pPrChange w:id="599" w:author="Michelle Le Roux" w:date="2026-03-26T13:16:00Z" w16du:dateUtc="2026-03-26T11:16:00Z">
          <w:pPr>
            <w:spacing w:line="259" w:lineRule="auto"/>
            <w:jc w:val="left"/>
          </w:pPr>
        </w:pPrChange>
      </w:pPr>
      <w:del w:id="600" w:author="Michelle Le Roux" w:date="2026-03-13T10:24:00Z" w16du:dateUtc="2026-03-13T08:24:00Z">
        <w:r w:rsidRPr="00183DD1" w:rsidDel="006A66CE">
          <w:br w:type="page"/>
        </w:r>
      </w:del>
    </w:p>
    <w:p w14:paraId="000000EA" w14:textId="436F5337" w:rsidR="00DE16A2" w:rsidRPr="00183DD1" w:rsidRDefault="00137366" w:rsidP="00FF60A0">
      <w:pPr>
        <w:pStyle w:val="Heading1"/>
        <w:numPr>
          <w:ilvl w:val="0"/>
          <w:numId w:val="0"/>
        </w:numPr>
        <w:pPrChange w:id="601" w:author="Michelle Le Roux" w:date="2026-03-26T13:16:00Z" w16du:dateUtc="2026-03-26T11:16:00Z">
          <w:pPr>
            <w:pStyle w:val="Heading1"/>
          </w:pPr>
        </w:pPrChange>
      </w:pPr>
      <w:bookmarkStart w:id="602" w:name="_Toc225427356"/>
      <w:commentRangeStart w:id="603"/>
      <w:r w:rsidRPr="00183DD1">
        <w:t xml:space="preserve">Appendix </w:t>
      </w:r>
      <w:ins w:id="604" w:author="Michelle Le Roux" w:date="2026-03-13T09:28:00Z" w16du:dateUtc="2026-03-13T07:28:00Z">
        <w:r w:rsidR="002A32C7">
          <w:t>A</w:t>
        </w:r>
      </w:ins>
      <w:del w:id="605" w:author="Michelle Le Roux" w:date="2026-03-13T09:28:00Z" w16du:dateUtc="2026-03-13T07:28:00Z">
        <w:r w:rsidRPr="00183DD1" w:rsidDel="002A32C7">
          <w:delText>B</w:delText>
        </w:r>
      </w:del>
      <w:r w:rsidRPr="00183DD1">
        <w:t xml:space="preserve">: Work breakdown </w:t>
      </w:r>
      <w:r w:rsidR="005A55D8">
        <w:t>s</w:t>
      </w:r>
      <w:r w:rsidRPr="00183DD1">
        <w:t>tructure</w:t>
      </w:r>
      <w:r w:rsidR="009C56E8">
        <w:t xml:space="preserve"> (WBS)</w:t>
      </w:r>
      <w:bookmarkEnd w:id="602"/>
      <w:commentRangeEnd w:id="603"/>
      <w:r w:rsidR="004D4D5E" w:rsidRPr="00183DD1">
        <w:rPr>
          <w:rStyle w:val="CommentReference"/>
          <w:sz w:val="32"/>
          <w:szCs w:val="32"/>
        </w:rPr>
        <w:commentReference w:id="603"/>
      </w:r>
    </w:p>
    <w:p w14:paraId="3866EA51" w14:textId="77777777" w:rsidR="00F91DF7" w:rsidRDefault="000A1C93">
      <w:pPr>
        <w:spacing w:line="259" w:lineRule="auto"/>
        <w:jc w:val="left"/>
        <w:rPr>
          <w:ins w:id="606" w:author="Michelle Le Roux" w:date="2026-03-26T12:39:00Z" w16du:dateUtc="2026-03-26T10:39:00Z"/>
        </w:rPr>
      </w:pPr>
      <w:ins w:id="607" w:author="Michelle Le Roux" w:date="2026-03-13T10:30:00Z" w16du:dateUtc="2026-03-13T08:30:00Z">
        <w:r>
          <w:rPr>
            <w:noProof/>
          </w:rPr>
          <mc:AlternateContent>
            <mc:Choice Requires="wps">
              <w:drawing>
                <wp:anchor distT="0" distB="0" distL="114300" distR="114300" simplePos="0" relativeHeight="251696128" behindDoc="0" locked="0" layoutInCell="1" allowOverlap="1" wp14:anchorId="77B48756" wp14:editId="0AB6BD51">
                  <wp:simplePos x="0" y="0"/>
                  <wp:positionH relativeFrom="column">
                    <wp:posOffset>278765</wp:posOffset>
                  </wp:positionH>
                  <wp:positionV relativeFrom="paragraph">
                    <wp:posOffset>4531995</wp:posOffset>
                  </wp:positionV>
                  <wp:extent cx="8305800" cy="635"/>
                  <wp:effectExtent l="0" t="0" r="0" b="0"/>
                  <wp:wrapSquare wrapText="bothSides"/>
                  <wp:docPr id="2054792163" name="Text Box 1"/>
                  <wp:cNvGraphicFramePr/>
                  <a:graphic xmlns:a="http://schemas.openxmlformats.org/drawingml/2006/main">
                    <a:graphicData uri="http://schemas.microsoft.com/office/word/2010/wordprocessingShape">
                      <wps:wsp>
                        <wps:cNvSpPr txBox="1"/>
                        <wps:spPr>
                          <a:xfrm>
                            <a:off x="0" y="0"/>
                            <a:ext cx="8305800" cy="635"/>
                          </a:xfrm>
                          <a:prstGeom prst="rect">
                            <a:avLst/>
                          </a:prstGeom>
                          <a:solidFill>
                            <a:prstClr val="white"/>
                          </a:solidFill>
                          <a:ln>
                            <a:noFill/>
                          </a:ln>
                        </wps:spPr>
                        <wps:txbx>
                          <w:txbxContent>
                            <w:p w14:paraId="17671DF6" w14:textId="77C65C75" w:rsidR="000A1C93" w:rsidRPr="004C1B11" w:rsidRDefault="000A1C93">
                              <w:pPr>
                                <w:pStyle w:val="Caption"/>
                                <w:rPr>
                                  <w:noProof/>
                                </w:rPr>
                                <w:pPrChange w:id="608" w:author="Michelle Le Roux" w:date="2026-03-13T10:30:00Z" w16du:dateUtc="2026-03-13T08:30:00Z">
                                  <w:pPr>
                                    <w:spacing w:line="259" w:lineRule="auto"/>
                                  </w:pPr>
                                </w:pPrChange>
                              </w:pPr>
                              <w:ins w:id="609" w:author="Michelle Le Roux" w:date="2026-03-13T10:30:00Z" w16du:dateUtc="2026-03-13T08:30:00Z">
                                <w:r>
                                  <w:t xml:space="preserve">Figure </w:t>
                                </w:r>
                              </w:ins>
                              <w:ins w:id="610" w:author="Michelle Le Roux" w:date="2026-03-13T10:32:00Z" w16du:dateUtc="2026-03-13T08:32:00Z">
                                <w:r w:rsidR="008D1EEF">
                                  <w:fldChar w:fldCharType="begin"/>
                                </w:r>
                                <w:r w:rsidR="008D1EEF">
                                  <w:instrText xml:space="preserve"> SEQ Figure \* ALPHABETIC </w:instrText>
                                </w:r>
                              </w:ins>
                              <w:r w:rsidR="008D1EEF">
                                <w:fldChar w:fldCharType="separate"/>
                              </w:r>
                              <w:ins w:id="611" w:author="Michelle Le Roux" w:date="2026-03-26T14:20:00Z" w16du:dateUtc="2026-03-26T12:20:00Z">
                                <w:r w:rsidR="00965B4A">
                                  <w:rPr>
                                    <w:noProof/>
                                  </w:rPr>
                                  <w:t>A</w:t>
                                </w:r>
                              </w:ins>
                              <w:ins w:id="612" w:author="Michelle Le Roux" w:date="2026-03-13T10:32:00Z" w16du:dateUtc="2026-03-13T08:32:00Z">
                                <w:r w:rsidR="008D1EEF">
                                  <w:fldChar w:fldCharType="end"/>
                                </w:r>
                              </w:ins>
                              <w:ins w:id="613" w:author="Michelle Le Roux" w:date="2026-03-13T10:30:00Z" w16du:dateUtc="2026-03-13T08:30:00Z">
                                <w:r>
                                  <w:t>: Work breakdown structure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B48756" id="_x0000_s1030" type="#_x0000_t202" style="position:absolute;margin-left:21.95pt;margin-top:356.85pt;width:654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" stroked="f">
                  <v:textbox style="mso-fit-shape-to-text:t" inset="0,0,0,0">
                    <w:txbxContent>
                      <w:p w14:paraId="17671DF6" w14:textId="77C65C75" w:rsidR="000A1C93" w:rsidRPr="004C1B11" w:rsidRDefault="000A1C93">
                        <w:pPr>
                          <w:pStyle w:val="Caption"/>
                          <w:rPr>
                            <w:noProof/>
                          </w:rPr>
                          <w:pPrChange w:id="614" w:author="Michelle Le Roux" w:date="2026-03-13T10:30:00Z" w16du:dateUtc="2026-03-13T08:30:00Z">
                            <w:pPr>
                              <w:spacing w:line="259" w:lineRule="auto"/>
                            </w:pPr>
                          </w:pPrChange>
                        </w:pPr>
                        <w:ins w:id="615" w:author="Michelle Le Roux" w:date="2026-03-13T10:30:00Z" w16du:dateUtc="2026-03-13T08:30:00Z">
                          <w:r>
                            <w:t xml:space="preserve">Figure </w:t>
                          </w:r>
                        </w:ins>
                        <w:ins w:id="616" w:author="Michelle Le Roux" w:date="2026-03-13T10:32:00Z" w16du:dateUtc="2026-03-13T08:32:00Z">
                          <w:r w:rsidR="008D1EEF">
                            <w:fldChar w:fldCharType="begin"/>
                          </w:r>
                          <w:r w:rsidR="008D1EEF">
                            <w:instrText xml:space="preserve"> SEQ Figure \* ALPHABETIC </w:instrText>
                          </w:r>
                        </w:ins>
                        <w:r w:rsidR="008D1EEF">
                          <w:fldChar w:fldCharType="separate"/>
                        </w:r>
                        <w:ins w:id="617" w:author="Michelle Le Roux" w:date="2026-03-26T14:20:00Z" w16du:dateUtc="2026-03-26T12:20:00Z">
                          <w:r w:rsidR="00965B4A">
                            <w:rPr>
                              <w:noProof/>
                            </w:rPr>
                            <w:t>A</w:t>
                          </w:r>
                        </w:ins>
                        <w:ins w:id="618" w:author="Michelle Le Roux" w:date="2026-03-13T10:32:00Z" w16du:dateUtc="2026-03-13T08:32:00Z">
                          <w:r w:rsidR="008D1EEF">
                            <w:fldChar w:fldCharType="end"/>
                          </w:r>
                        </w:ins>
                        <w:ins w:id="619" w:author="Michelle Le Roux" w:date="2026-03-13T10:30:00Z" w16du:dateUtc="2026-03-13T08:30:00Z">
                          <w:r>
                            <w:t>: Work breakdown structure</w:t>
                          </w:r>
                        </w:ins>
                      </w:p>
                    </w:txbxContent>
                  </v:textbox>
                  <w10:wrap type="square"/>
                </v:shape>
              </w:pict>
            </mc:Fallback>
          </mc:AlternateContent>
        </w:r>
      </w:ins>
      <w:del w:id="620" w:author="Michelle Le Roux" w:date="2026-03-26T12:35:00Z" w16du:dateUtc="2026-03-26T10:35:00Z">
        <w:r w:rsidR="00B034BF" w:rsidRPr="00183DD1" w:rsidDel="00EA20E9">
          <w:rPr>
            <w:noProof/>
          </w:rPr>
          <w:drawing>
            <wp:anchor distT="0" distB="0" distL="114300" distR="114300" simplePos="0" relativeHeight="251660288" behindDoc="0" locked="0" layoutInCell="1" hidden="0" allowOverlap="1" wp14:anchorId="0CB63100" wp14:editId="5648A0DA">
              <wp:simplePos x="0" y="0"/>
              <wp:positionH relativeFrom="margin">
                <wp:align>center</wp:align>
              </wp:positionH>
              <wp:positionV relativeFrom="margin">
                <wp:posOffset>778087</wp:posOffset>
              </wp:positionV>
              <wp:extent cx="8305800" cy="3982085"/>
              <wp:effectExtent l="0" t="0" r="0" b="0"/>
              <wp:wrapSquare wrapText="bothSides" distT="0" distB="0" distL="114300" distR="114300"/>
              <wp:docPr id="18498386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8305800" cy="3982085"/>
                      </a:xfrm>
                      <a:prstGeom prst="rect">
                        <a:avLst/>
                      </a:prstGeom>
                      <a:ln/>
                    </pic:spPr>
                  </pic:pic>
                </a:graphicData>
              </a:graphic>
              <wp14:sizeRelH relativeFrom="margin">
                <wp14:pctWidth>0</wp14:pctWidth>
              </wp14:sizeRelH>
              <wp14:sizeRelV relativeFrom="margin">
                <wp14:pctHeight>0</wp14:pctHeight>
              </wp14:sizeRelV>
            </wp:anchor>
          </w:drawing>
        </w:r>
      </w:del>
      <w:del w:id="621" w:author="Michelle Le Roux" w:date="2026-03-13T10:30:00Z" w16du:dateUtc="2026-03-13T08:30:00Z">
        <w:r w:rsidR="00B034BF" w:rsidDel="000A1C93">
          <w:rPr>
            <w:noProof/>
          </w:rPr>
          <mc:AlternateContent>
            <mc:Choice Requires="wps">
              <w:drawing>
                <wp:anchor distT="0" distB="0" distL="114300" distR="114300" simplePos="0" relativeHeight="251682816" behindDoc="0" locked="0" layoutInCell="1" allowOverlap="1" wp14:anchorId="740C3905" wp14:editId="106124CF">
                  <wp:simplePos x="0" y="0"/>
                  <wp:positionH relativeFrom="margin">
                    <wp:align>center</wp:align>
                  </wp:positionH>
                  <wp:positionV relativeFrom="paragraph">
                    <wp:posOffset>4616662</wp:posOffset>
                  </wp:positionV>
                  <wp:extent cx="3865245" cy="321310"/>
                  <wp:effectExtent l="0" t="0" r="1905" b="2540"/>
                  <wp:wrapSquare wrapText="bothSides"/>
                  <wp:docPr id="1184048651" name="Text Box 1"/>
                  <wp:cNvGraphicFramePr/>
                  <a:graphic xmlns:a="http://schemas.openxmlformats.org/drawingml/2006/main">
                    <a:graphicData uri="http://schemas.microsoft.com/office/word/2010/wordprocessingShape">
                      <wps:wsp>
                        <wps:cNvSpPr txBox="1"/>
                        <wps:spPr>
                          <a:xfrm>
                            <a:off x="0" y="0"/>
                            <a:ext cx="3865245" cy="321310"/>
                          </a:xfrm>
                          <a:prstGeom prst="rect">
                            <a:avLst/>
                          </a:prstGeom>
                          <a:solidFill>
                            <a:prstClr val="white"/>
                          </a:solidFill>
                          <a:ln>
                            <a:noFill/>
                          </a:ln>
                        </wps:spPr>
                        <wps:txbx>
                          <w:txbxContent>
                            <w:p w14:paraId="6637DAAE" w14:textId="3750928E" w:rsidR="00FA2C6F" w:rsidRPr="00053212" w:rsidRDefault="00FA2C6F" w:rsidP="00FA2C6F">
                              <w:pPr>
                                <w:pStyle w:val="Caption"/>
                                <w:rPr>
                                  <w:noProof/>
                                  <w:szCs w:val="22"/>
                                </w:rPr>
                              </w:pPr>
                              <w:bookmarkStart w:id="622" w:name="_Toc224290165"/>
                              <w:r>
                                <w:t xml:space="preserve">Figure </w:t>
                              </w:r>
                              <w:ins w:id="623" w:author="Michelle Le Roux" w:date="2026-03-13T10:32:00Z" w16du:dateUtc="2026-03-13T08:32:00Z">
                                <w:r w:rsidR="008D1EEF">
                                  <w:fldChar w:fldCharType="begin"/>
                                </w:r>
                                <w:r w:rsidR="008D1EEF">
                                  <w:instrText xml:space="preserve"> SEQ Figure \* ALPHABETIC </w:instrText>
                                </w:r>
                              </w:ins>
                              <w:r w:rsidR="008D1EEF">
                                <w:fldChar w:fldCharType="separate"/>
                              </w:r>
                              <w:ins w:id="624" w:author="Michelle Le Roux" w:date="2026-03-26T14:20:00Z" w16du:dateUtc="2026-03-26T12:20:00Z">
                                <w:r w:rsidR="00965B4A">
                                  <w:rPr>
                                    <w:noProof/>
                                  </w:rPr>
                                  <w:t>B</w:t>
                                </w:r>
                              </w:ins>
                              <w:ins w:id="625" w:author="Michelle Le Roux" w:date="2026-03-13T10:32:00Z" w16du:dateUtc="2026-03-13T08:32:00Z">
                                <w:r w:rsidR="008D1EEF">
                                  <w:fldChar w:fldCharType="end"/>
                                </w:r>
                              </w:ins>
                              <w:del w:id="626" w:author="Michelle Le Roux" w:date="2026-03-13T10:30:00Z" w16du:dateUtc="2026-03-13T08:30:00Z">
                                <w:r w:rsidR="005A55D8" w:rsidDel="000A1C93">
                                  <w:fldChar w:fldCharType="begin"/>
                                </w:r>
                                <w:r w:rsidR="005A55D8" w:rsidDel="000A1C93">
                                  <w:delInstrText xml:space="preserve"> SEQ Figure \* ALPHABETIC </w:delInstrText>
                                </w:r>
                                <w:r w:rsidR="005A55D8" w:rsidDel="000A1C93">
                                  <w:fldChar w:fldCharType="separate"/>
                                </w:r>
                                <w:r w:rsidR="005A55D8" w:rsidDel="000A1C93">
                                  <w:rPr>
                                    <w:noProof/>
                                  </w:rPr>
                                  <w:delText>A</w:delText>
                                </w:r>
                                <w:r w:rsidR="005A55D8" w:rsidDel="000A1C93">
                                  <w:rPr>
                                    <w:noProof/>
                                  </w:rPr>
                                  <w:fldChar w:fldCharType="end"/>
                                </w:r>
                              </w:del>
                              <w:r w:rsidR="005A55D8">
                                <w:t>: Wor</w:t>
                              </w:r>
                              <w:del w:id="627" w:author="Michelle Le Roux" w:date="2026-03-13T10:30:00Z" w16du:dateUtc="2026-03-13T08:30:00Z">
                                <w:r w:rsidR="005A55D8" w:rsidDel="000A1C93">
                                  <w:delText>k</w:delText>
                                </w:r>
                              </w:del>
                              <w:r w:rsidR="005A55D8">
                                <w:t xml:space="preserve"> breakdown structure</w:t>
                              </w:r>
                              <w:bookmarkEnd w:id="622"/>
                            </w:p>
                            <w:p w14:paraId="07CD3F1F" w14:textId="77777777" w:rsidR="00FA2C6F" w:rsidRDefault="00FA2C6F"/>
                            <w:p w14:paraId="67FB500A" w14:textId="6FF58C54" w:rsidR="00FA2C6F" w:rsidRPr="00053212" w:rsidDel="00B034BF" w:rsidRDefault="005A55D8" w:rsidP="00FA2C6F">
                              <w:pPr>
                                <w:pStyle w:val="Caption"/>
                                <w:rPr>
                                  <w:del w:id="628" w:author="Michelle Le Roux" w:date="2026-03-13T10:10:00Z" w16du:dateUtc="2026-03-13T08:10:00Z"/>
                                  <w:noProof/>
                                  <w:szCs w:val="22"/>
                                </w:rPr>
                              </w:pPr>
                              <w:del w:id="629"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r w:rsidR="00FA2C6F"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A</w:delText>
                                </w:r>
                                <w:r w:rsidDel="00B034BF">
                                  <w:rPr>
                                    <w:noProof/>
                                  </w:rPr>
                                  <w:fldChar w:fldCharType="end"/>
                                </w:r>
                                <w:r w:rsidDel="00B034BF">
                                  <w:delText>: Work breakdown structure</w:delText>
                                </w:r>
                              </w:del>
                            </w:p>
                            <w:p w14:paraId="2F3A9049" w14:textId="3A1557E5" w:rsidR="00FA2C6F" w:rsidDel="00B034BF" w:rsidRDefault="00FA2C6F">
                              <w:pPr>
                                <w:rPr>
                                  <w:del w:id="630" w:author="Michelle Le Roux" w:date="2026-03-13T10:10:00Z" w16du:dateUtc="2026-03-13T08:10:00Z"/>
                                </w:rPr>
                              </w:pPr>
                            </w:p>
                            <w:p w14:paraId="74BE15A3" w14:textId="71717B71" w:rsidR="005A55D8" w:rsidRPr="00BC18D5" w:rsidDel="00B034BF" w:rsidRDefault="005A55D8" w:rsidP="005A55D8">
                              <w:pPr>
                                <w:pStyle w:val="Caption"/>
                                <w:rPr>
                                  <w:del w:id="631" w:author="Michelle Le Roux" w:date="2026-03-13T10:10:00Z" w16du:dateUtc="2026-03-13T08:10:00Z"/>
                                  <w:noProof/>
                                  <w:szCs w:val="22"/>
                                </w:rPr>
                              </w:pPr>
                              <w:del w:id="632"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del>
                            </w:p>
                            <w:p w14:paraId="3B50F53E" w14:textId="29998C1F" w:rsidR="005A55D8" w:rsidDel="00B034BF" w:rsidRDefault="005A55D8">
                              <w:pPr>
                                <w:rPr>
                                  <w:del w:id="633" w:author="Michelle Le Roux" w:date="2026-03-13T10:10:00Z" w16du:dateUtc="2026-03-13T08:10:00Z"/>
                                </w:rPr>
                              </w:pPr>
                            </w:p>
                            <w:p w14:paraId="2FFDEC76" w14:textId="5C7D2B3B" w:rsidR="00FA2C6F" w:rsidRPr="00053212" w:rsidDel="00B034BF" w:rsidRDefault="005A55D8" w:rsidP="00FA2C6F">
                              <w:pPr>
                                <w:pStyle w:val="Caption"/>
                                <w:rPr>
                                  <w:del w:id="634" w:author="Michelle Le Roux" w:date="2026-03-13T10:10:00Z" w16du:dateUtc="2026-03-13T08:10:00Z"/>
                                  <w:noProof/>
                                  <w:szCs w:val="22"/>
                                </w:rPr>
                              </w:pPr>
                              <w:del w:id="635"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r w:rsidR="00FA2C6F"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A</w:delText>
                                </w:r>
                                <w:r w:rsidDel="00B034BF">
                                  <w:rPr>
                                    <w:noProof/>
                                  </w:rPr>
                                  <w:fldChar w:fldCharType="end"/>
                                </w:r>
                                <w:r w:rsidDel="00B034BF">
                                  <w:delText>: Work breakdown structure</w:delText>
                                </w:r>
                              </w:del>
                            </w:p>
                            <w:p w14:paraId="3B65380B" w14:textId="48F06481" w:rsidR="00FA2C6F" w:rsidDel="00B034BF" w:rsidRDefault="00FA2C6F">
                              <w:pPr>
                                <w:rPr>
                                  <w:del w:id="636" w:author="Michelle Le Roux" w:date="2026-03-13T10:10:00Z" w16du:dateUtc="2026-03-13T08:10:00Z"/>
                                </w:rPr>
                              </w:pPr>
                            </w:p>
                            <w:p w14:paraId="6550A73F" w14:textId="5587CD16" w:rsidR="00FA2C6F" w:rsidRPr="00053212" w:rsidRDefault="005A55D8" w:rsidP="00FA2C6F">
                              <w:pPr>
                                <w:pStyle w:val="Caption"/>
                                <w:rPr>
                                  <w:noProof/>
                                  <w:szCs w:val="22"/>
                                </w:rPr>
                              </w:pPr>
                              <w:del w:id="637"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r w:rsidR="00FA2C6F"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A</w:delText>
                                </w:r>
                                <w:r w:rsidDel="00B034BF">
                                  <w:rPr>
                                    <w:noProof/>
                                  </w:rPr>
                                  <w:fldChar w:fldCharType="end"/>
                                </w:r>
                                <w:r w:rsidDel="00B034BF">
                                  <w:delText>: Work breakdown structure</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C3905" id="_x0000_s1031" type="#_x0000_t202" style="position:absolute;margin-left:0;margin-top:363.5pt;width:304.35pt;height:25.3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" stroked="f">
                  <v:textbox inset="0,0,0,0">
                    <w:txbxContent>
                      <w:p w14:paraId="6637DAAE" w14:textId="3750928E" w:rsidR="00FA2C6F" w:rsidRPr="00053212" w:rsidRDefault="00FA2C6F" w:rsidP="00FA2C6F">
                        <w:pPr>
                          <w:pStyle w:val="Caption"/>
                          <w:rPr>
                            <w:noProof/>
                            <w:szCs w:val="22"/>
                          </w:rPr>
                        </w:pPr>
                        <w:bookmarkStart w:id="638" w:name="_Toc224290165"/>
                        <w:r>
                          <w:t xml:space="preserve">Figure </w:t>
                        </w:r>
                        <w:ins w:id="639" w:author="Michelle Le Roux" w:date="2026-03-13T10:32:00Z" w16du:dateUtc="2026-03-13T08:32:00Z">
                          <w:r w:rsidR="008D1EEF">
                            <w:fldChar w:fldCharType="begin"/>
                          </w:r>
                          <w:r w:rsidR="008D1EEF">
                            <w:instrText xml:space="preserve"> SEQ Figure \* ALPHABETIC </w:instrText>
                          </w:r>
                        </w:ins>
                        <w:r w:rsidR="008D1EEF">
                          <w:fldChar w:fldCharType="separate"/>
                        </w:r>
                        <w:ins w:id="640" w:author="Michelle Le Roux" w:date="2026-03-26T14:20:00Z" w16du:dateUtc="2026-03-26T12:20:00Z">
                          <w:r w:rsidR="00965B4A">
                            <w:rPr>
                              <w:noProof/>
                            </w:rPr>
                            <w:t>B</w:t>
                          </w:r>
                        </w:ins>
                        <w:ins w:id="641" w:author="Michelle Le Roux" w:date="2026-03-13T10:32:00Z" w16du:dateUtc="2026-03-13T08:32:00Z">
                          <w:r w:rsidR="008D1EEF">
                            <w:fldChar w:fldCharType="end"/>
                          </w:r>
                        </w:ins>
                        <w:del w:id="642" w:author="Michelle Le Roux" w:date="2026-03-13T10:30:00Z" w16du:dateUtc="2026-03-13T08:30:00Z">
                          <w:r w:rsidR="005A55D8" w:rsidDel="000A1C93">
                            <w:fldChar w:fldCharType="begin"/>
                          </w:r>
                          <w:r w:rsidR="005A55D8" w:rsidDel="000A1C93">
                            <w:delInstrText xml:space="preserve"> SEQ Figure \* ALPHABETIC </w:delInstrText>
                          </w:r>
                          <w:r w:rsidR="005A55D8" w:rsidDel="000A1C93">
                            <w:fldChar w:fldCharType="separate"/>
                          </w:r>
                          <w:r w:rsidR="005A55D8" w:rsidDel="000A1C93">
                            <w:rPr>
                              <w:noProof/>
                            </w:rPr>
                            <w:delText>A</w:delText>
                          </w:r>
                          <w:r w:rsidR="005A55D8" w:rsidDel="000A1C93">
                            <w:rPr>
                              <w:noProof/>
                            </w:rPr>
                            <w:fldChar w:fldCharType="end"/>
                          </w:r>
                        </w:del>
                        <w:r w:rsidR="005A55D8">
                          <w:t>: Wor</w:t>
                        </w:r>
                        <w:del w:id="643" w:author="Michelle Le Roux" w:date="2026-03-13T10:30:00Z" w16du:dateUtc="2026-03-13T08:30:00Z">
                          <w:r w:rsidR="005A55D8" w:rsidDel="000A1C93">
                            <w:delText>k</w:delText>
                          </w:r>
                        </w:del>
                        <w:r w:rsidR="005A55D8">
                          <w:t xml:space="preserve"> breakdown structure</w:t>
                        </w:r>
                        <w:bookmarkEnd w:id="638"/>
                      </w:p>
                      <w:p w14:paraId="07CD3F1F" w14:textId="77777777" w:rsidR="00FA2C6F" w:rsidRDefault="00FA2C6F"/>
                      <w:p w14:paraId="67FB500A" w14:textId="6FF58C54" w:rsidR="00FA2C6F" w:rsidRPr="00053212" w:rsidDel="00B034BF" w:rsidRDefault="005A55D8" w:rsidP="00FA2C6F">
                        <w:pPr>
                          <w:pStyle w:val="Caption"/>
                          <w:rPr>
                            <w:del w:id="644" w:author="Michelle Le Roux" w:date="2026-03-13T10:10:00Z" w16du:dateUtc="2026-03-13T08:10:00Z"/>
                            <w:noProof/>
                            <w:szCs w:val="22"/>
                          </w:rPr>
                        </w:pPr>
                        <w:del w:id="645"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r w:rsidR="00FA2C6F"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A</w:delText>
                          </w:r>
                          <w:r w:rsidDel="00B034BF">
                            <w:rPr>
                              <w:noProof/>
                            </w:rPr>
                            <w:fldChar w:fldCharType="end"/>
                          </w:r>
                          <w:r w:rsidDel="00B034BF">
                            <w:delText>: Work breakdown structure</w:delText>
                          </w:r>
                        </w:del>
                      </w:p>
                      <w:p w14:paraId="2F3A9049" w14:textId="3A1557E5" w:rsidR="00FA2C6F" w:rsidDel="00B034BF" w:rsidRDefault="00FA2C6F">
                        <w:pPr>
                          <w:rPr>
                            <w:del w:id="646" w:author="Michelle Le Roux" w:date="2026-03-13T10:10:00Z" w16du:dateUtc="2026-03-13T08:10:00Z"/>
                          </w:rPr>
                        </w:pPr>
                      </w:p>
                      <w:p w14:paraId="74BE15A3" w14:textId="71717B71" w:rsidR="005A55D8" w:rsidRPr="00BC18D5" w:rsidDel="00B034BF" w:rsidRDefault="005A55D8" w:rsidP="005A55D8">
                        <w:pPr>
                          <w:pStyle w:val="Caption"/>
                          <w:rPr>
                            <w:del w:id="647" w:author="Michelle Le Roux" w:date="2026-03-13T10:10:00Z" w16du:dateUtc="2026-03-13T08:10:00Z"/>
                            <w:noProof/>
                            <w:szCs w:val="22"/>
                          </w:rPr>
                        </w:pPr>
                        <w:del w:id="648"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del>
                      </w:p>
                      <w:p w14:paraId="3B50F53E" w14:textId="29998C1F" w:rsidR="005A55D8" w:rsidDel="00B034BF" w:rsidRDefault="005A55D8">
                        <w:pPr>
                          <w:rPr>
                            <w:del w:id="649" w:author="Michelle Le Roux" w:date="2026-03-13T10:10:00Z" w16du:dateUtc="2026-03-13T08:10:00Z"/>
                          </w:rPr>
                        </w:pPr>
                      </w:p>
                      <w:p w14:paraId="2FFDEC76" w14:textId="5C7D2B3B" w:rsidR="00FA2C6F" w:rsidRPr="00053212" w:rsidDel="00B034BF" w:rsidRDefault="005A55D8" w:rsidP="00FA2C6F">
                        <w:pPr>
                          <w:pStyle w:val="Caption"/>
                          <w:rPr>
                            <w:del w:id="650" w:author="Michelle Le Roux" w:date="2026-03-13T10:10:00Z" w16du:dateUtc="2026-03-13T08:10:00Z"/>
                            <w:noProof/>
                            <w:szCs w:val="22"/>
                          </w:rPr>
                        </w:pPr>
                        <w:del w:id="651"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r w:rsidR="00FA2C6F"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A</w:delText>
                          </w:r>
                          <w:r w:rsidDel="00B034BF">
                            <w:rPr>
                              <w:noProof/>
                            </w:rPr>
                            <w:fldChar w:fldCharType="end"/>
                          </w:r>
                          <w:r w:rsidDel="00B034BF">
                            <w:delText>: Work breakdown structure</w:delText>
                          </w:r>
                        </w:del>
                      </w:p>
                      <w:p w14:paraId="3B65380B" w14:textId="48F06481" w:rsidR="00FA2C6F" w:rsidDel="00B034BF" w:rsidRDefault="00FA2C6F">
                        <w:pPr>
                          <w:rPr>
                            <w:del w:id="652" w:author="Michelle Le Roux" w:date="2026-03-13T10:10:00Z" w16du:dateUtc="2026-03-13T08:10:00Z"/>
                          </w:rPr>
                        </w:pPr>
                      </w:p>
                      <w:p w14:paraId="6550A73F" w14:textId="5587CD16" w:rsidR="00FA2C6F" w:rsidRPr="00053212" w:rsidRDefault="005A55D8" w:rsidP="00FA2C6F">
                        <w:pPr>
                          <w:pStyle w:val="Caption"/>
                          <w:rPr>
                            <w:noProof/>
                            <w:szCs w:val="22"/>
                          </w:rPr>
                        </w:pPr>
                        <w:del w:id="653" w:author="Michelle Le Roux" w:date="2026-03-13T10:10:00Z" w16du:dateUtc="2026-03-13T08:10:00Z">
                          <w:r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B</w:delText>
                          </w:r>
                          <w:r w:rsidDel="00B034BF">
                            <w:rPr>
                              <w:noProof/>
                            </w:rPr>
                            <w:fldChar w:fldCharType="end"/>
                          </w:r>
                          <w:r w:rsidDel="00B034BF">
                            <w:delText>: Gantt-chart</w:delText>
                          </w:r>
                          <w:r w:rsidR="00FA2C6F" w:rsidDel="00B034BF">
                            <w:delText xml:space="preserve">Figure </w:delText>
                          </w:r>
                          <w:r w:rsidDel="00B034BF">
                            <w:fldChar w:fldCharType="begin"/>
                          </w:r>
                          <w:r w:rsidDel="00B034BF">
                            <w:delInstrText xml:space="preserve"> SEQ Figure \* ALPHABETIC </w:delInstrText>
                          </w:r>
                          <w:r w:rsidDel="00B034BF">
                            <w:fldChar w:fldCharType="separate"/>
                          </w:r>
                          <w:r w:rsidDel="00B034BF">
                            <w:rPr>
                              <w:noProof/>
                            </w:rPr>
                            <w:delText>A</w:delText>
                          </w:r>
                          <w:r w:rsidDel="00B034BF">
                            <w:rPr>
                              <w:noProof/>
                            </w:rPr>
                            <w:fldChar w:fldCharType="end"/>
                          </w:r>
                          <w:r w:rsidDel="00B034BF">
                            <w:delText>: Work breakdown structure</w:delText>
                          </w:r>
                        </w:del>
                      </w:p>
                    </w:txbxContent>
                  </v:textbox>
                  <w10:wrap type="square" anchorx="margin"/>
                </v:shape>
              </w:pict>
            </mc:Fallback>
          </mc:AlternateContent>
        </w:r>
      </w:del>
      <w:ins w:id="654" w:author="Michelle Le Roux" w:date="2026-03-13T10:12:00Z">
        <w:r w:rsidR="00B034BF" w:rsidRPr="00B034BF">
          <w:t>The WBS presents a detailed work breakdown structure of the tasks required to ensure the successful completion of the project. The three main tasks correspond to the three steps outlined in the approach described in Section 5.</w:t>
        </w:r>
      </w:ins>
    </w:p>
    <w:p w14:paraId="000000EB" w14:textId="6857EF22" w:rsidR="00DE16A2" w:rsidRPr="00183DD1" w:rsidRDefault="00F91DF7">
      <w:pPr>
        <w:spacing w:line="259" w:lineRule="auto"/>
        <w:jc w:val="left"/>
      </w:pPr>
      <w:ins w:id="655" w:author="Michelle Le Roux" w:date="2026-03-26T12:39:00Z" w16du:dateUtc="2026-03-26T10:39:00Z">
        <w:r>
          <w:rPr>
            <w:noProof/>
          </w:rPr>
          <w:drawing>
            <wp:anchor distT="0" distB="0" distL="114300" distR="114300" simplePos="0" relativeHeight="251703296" behindDoc="0" locked="0" layoutInCell="1" allowOverlap="1" wp14:anchorId="1B8A9712" wp14:editId="51B7C760">
              <wp:simplePos x="0" y="0"/>
              <wp:positionH relativeFrom="margin">
                <wp:align>center</wp:align>
              </wp:positionH>
              <wp:positionV relativeFrom="paragraph">
                <wp:posOffset>38735</wp:posOffset>
              </wp:positionV>
              <wp:extent cx="7067550" cy="3974863"/>
              <wp:effectExtent l="0" t="0" r="0" b="6985"/>
              <wp:wrapSquare wrapText="bothSides"/>
              <wp:docPr id="940534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67550" cy="3974863"/>
                      </a:xfrm>
                      <a:prstGeom prst="rect">
                        <a:avLst/>
                      </a:prstGeom>
                      <a:noFill/>
                      <a:ln>
                        <a:noFill/>
                      </a:ln>
                    </pic:spPr>
                  </pic:pic>
                </a:graphicData>
              </a:graphic>
            </wp:anchor>
          </w:drawing>
        </w:r>
      </w:ins>
      <w:r w:rsidR="009E279D" w:rsidRPr="00183DD1">
        <w:br w:type="page"/>
      </w:r>
    </w:p>
    <w:p w14:paraId="000000EC" w14:textId="14E86D4B" w:rsidR="00DE16A2" w:rsidRPr="00183DD1" w:rsidDel="00970DEE" w:rsidRDefault="00137366" w:rsidP="00FF60A0">
      <w:pPr>
        <w:pStyle w:val="Heading1"/>
        <w:numPr>
          <w:ilvl w:val="0"/>
          <w:numId w:val="0"/>
        </w:numPr>
        <w:ind w:left="432" w:hanging="432"/>
        <w:rPr>
          <w:moveFrom w:id="656" w:author="Anke Steyn" w:date="2026-03-13T05:27:00Z" w16du:dateUtc="2026-03-13T03:27:00Z"/>
        </w:rPr>
        <w:pPrChange w:id="657" w:author="Michelle Le Roux" w:date="2026-03-26T13:17:00Z" w16du:dateUtc="2026-03-26T11:17:00Z">
          <w:pPr>
            <w:pStyle w:val="Heading1"/>
          </w:pPr>
        </w:pPrChange>
      </w:pPr>
      <w:moveFromRangeStart w:id="658" w:author="Anke Steyn" w:date="2026-03-13T05:27:00Z" w:name="move224272055"/>
      <w:commentRangeStart w:id="659"/>
      <w:moveFrom w:id="660" w:author="Anke Steyn" w:date="2026-03-13T05:27:00Z" w16du:dateUtc="2026-03-13T03:27:00Z">
        <w:r w:rsidRPr="00183DD1" w:rsidDel="00970DEE">
          <w:lastRenderedPageBreak/>
          <w:t>Appendix C: Gantt-</w:t>
        </w:r>
        <w:r w:rsidR="005A55D8" w:rsidDel="00970DEE">
          <w:t>c</w:t>
        </w:r>
        <w:r w:rsidRPr="00183DD1" w:rsidDel="00970DEE">
          <w:t>hart</w:t>
        </w:r>
        <w:bookmarkStart w:id="661" w:name="_Toc225423016"/>
        <w:bookmarkEnd w:id="661"/>
        <w:commentRangeEnd w:id="659"/>
        <w:r w:rsidR="004D4D5E" w:rsidRPr="00183DD1" w:rsidDel="00970DEE">
          <w:rPr>
            <w:rStyle w:val="CommentReference"/>
            <w:sz w:val="32"/>
            <w:szCs w:val="32"/>
          </w:rPr>
          <w:commentReference w:id="659"/>
        </w:r>
      </w:moveFrom>
    </w:p>
    <w:p w14:paraId="781A0FE5" w14:textId="33B594AA" w:rsidR="0055618F" w:rsidDel="00970DEE" w:rsidRDefault="0055618F" w:rsidP="00FF60A0">
      <w:pPr>
        <w:ind w:left="432" w:hanging="432"/>
        <w:rPr>
          <w:moveFrom w:id="662" w:author="Anke Steyn" w:date="2026-03-13T05:27:00Z" w16du:dateUtc="2026-03-13T03:27:00Z"/>
        </w:rPr>
        <w:pPrChange w:id="663" w:author="Michelle Le Roux" w:date="2026-03-26T13:17:00Z" w16du:dateUtc="2026-03-26T11:17:00Z">
          <w:pPr/>
        </w:pPrChange>
      </w:pPr>
      <w:bookmarkStart w:id="664" w:name="_Toc225423017"/>
      <w:bookmarkEnd w:id="664"/>
    </w:p>
    <w:p w14:paraId="3A965721" w14:textId="03A2B4A8" w:rsidR="0055618F" w:rsidDel="00970DEE" w:rsidRDefault="00F92937" w:rsidP="00FF60A0">
      <w:pPr>
        <w:ind w:left="432" w:hanging="432"/>
        <w:rPr>
          <w:moveFrom w:id="665" w:author="Anke Steyn" w:date="2026-03-13T05:27:00Z" w16du:dateUtc="2026-03-13T03:27:00Z"/>
        </w:rPr>
        <w:pPrChange w:id="666" w:author="Michelle Le Roux" w:date="2026-03-26T13:17:00Z" w16du:dateUtc="2026-03-26T11:17:00Z">
          <w:pPr/>
        </w:pPrChange>
      </w:pPr>
      <w:moveFrom w:id="667" w:author="Anke Steyn" w:date="2026-03-13T05:27:00Z" w16du:dateUtc="2026-03-13T03:27:00Z">
        <w:r w:rsidDel="00970DEE">
          <w:rPr>
            <w:noProof/>
          </w:rPr>
          <mc:AlternateContent>
            <mc:Choice Requires="wps">
              <w:drawing>
                <wp:anchor distT="0" distB="0" distL="114300" distR="114300" simplePos="0" relativeHeight="251684864" behindDoc="0" locked="0" layoutInCell="1" allowOverlap="1" wp14:anchorId="126098F7" wp14:editId="223A582A">
                  <wp:simplePos x="0" y="0"/>
                  <wp:positionH relativeFrom="margin">
                    <wp:posOffset>2819400</wp:posOffset>
                  </wp:positionH>
                  <wp:positionV relativeFrom="paragraph">
                    <wp:posOffset>4615603</wp:posOffset>
                  </wp:positionV>
                  <wp:extent cx="4341495" cy="313055"/>
                  <wp:effectExtent l="0" t="0" r="1905" b="0"/>
                  <wp:wrapSquare wrapText="bothSides"/>
                  <wp:docPr id="131702103" name="Text Box 1"/>
                  <wp:cNvGraphicFramePr/>
                  <a:graphic xmlns:a="http://schemas.openxmlformats.org/drawingml/2006/main">
                    <a:graphicData uri="http://schemas.microsoft.com/office/word/2010/wordprocessingShape">
                      <wps:wsp>
                        <wps:cNvSpPr txBox="1"/>
                        <wps:spPr>
                          <a:xfrm>
                            <a:off x="0" y="0"/>
                            <a:ext cx="4341495" cy="313055"/>
                          </a:xfrm>
                          <a:prstGeom prst="rect">
                            <a:avLst/>
                          </a:prstGeom>
                          <a:solidFill>
                            <a:prstClr val="white"/>
                          </a:solidFill>
                          <a:ln>
                            <a:noFill/>
                          </a:ln>
                        </wps:spPr>
                        <wps:txbx>
                          <w:txbxContent>
                            <w:p w14:paraId="672F4D72" w14:textId="272D067B" w:rsidR="005A55D8" w:rsidRPr="00BC18D5" w:rsidRDefault="005A55D8" w:rsidP="005A55D8">
                              <w:pPr>
                                <w:pStyle w:val="Caption"/>
                                <w:rPr>
                                  <w:noProof/>
                                  <w:szCs w:val="22"/>
                                </w:rPr>
                              </w:pPr>
                              <w:bookmarkStart w:id="668" w:name="_Toc224290166"/>
                              <w:r>
                                <w:t xml:space="preserve">Figure </w:t>
                              </w:r>
                              <w:ins w:id="669" w:author="Michelle Le Roux" w:date="2026-03-13T10:32:00Z" w16du:dateUtc="2026-03-13T08:32:00Z">
                                <w:r w:rsidR="008D1EEF">
                                  <w:fldChar w:fldCharType="begin"/>
                                </w:r>
                                <w:r w:rsidR="008D1EEF">
                                  <w:instrText xml:space="preserve"> SEQ Figure \* ALPHABETIC </w:instrText>
                                </w:r>
                              </w:ins>
                              <w:r w:rsidR="008D1EEF">
                                <w:fldChar w:fldCharType="separate"/>
                              </w:r>
                              <w:ins w:id="670" w:author="Michelle Le Roux" w:date="2026-03-26T14:20:00Z" w16du:dateUtc="2026-03-26T12:20:00Z">
                                <w:r w:rsidR="00965B4A">
                                  <w:rPr>
                                    <w:noProof/>
                                  </w:rPr>
                                  <w:t>C</w:t>
                                </w:r>
                              </w:ins>
                              <w:ins w:id="671" w:author="Michelle Le Roux" w:date="2026-03-13T10:32:00Z" w16du:dateUtc="2026-03-13T08:32:00Z">
                                <w:r w:rsidR="008D1EEF">
                                  <w:fldChar w:fldCharType="end"/>
                                </w:r>
                              </w:ins>
                              <w:del w:id="672" w:author="Michelle Le Roux" w:date="2026-03-13T10:30:00Z" w16du:dateUtc="2026-03-13T08:30:00Z">
                                <w:r w:rsidDel="000A1C93">
                                  <w:fldChar w:fldCharType="begin"/>
                                </w:r>
                                <w:r w:rsidDel="000A1C93">
                                  <w:delInstrText xml:space="preserve"> SEQ Figure \* ALPHABETIC </w:delInstrText>
                                </w:r>
                                <w:r w:rsidDel="000A1C93">
                                  <w:fldChar w:fldCharType="separate"/>
                                </w:r>
                                <w:r w:rsidDel="000A1C93">
                                  <w:rPr>
                                    <w:noProof/>
                                  </w:rPr>
                                  <w:delText>B</w:delText>
                                </w:r>
                                <w:r w:rsidDel="000A1C93">
                                  <w:rPr>
                                    <w:noProof/>
                                  </w:rPr>
                                  <w:fldChar w:fldCharType="end"/>
                                </w:r>
                              </w:del>
                              <w:r>
                                <w:t>: Gantt-chart</w:t>
                              </w:r>
                              <w:bookmarkEnd w:id="668"/>
                            </w:p>
                            <w:p w14:paraId="1CBB0B52" w14:textId="77777777" w:rsidR="005A55D8" w:rsidRDefault="005A55D8"/>
                            <w:p w14:paraId="4EAE1AC3" w14:textId="6CEE7F09" w:rsidR="005A55D8" w:rsidRPr="00BC18D5" w:rsidDel="00D30D9B" w:rsidRDefault="005A55D8" w:rsidP="005A55D8">
                              <w:pPr>
                                <w:pStyle w:val="Caption"/>
                                <w:rPr>
                                  <w:del w:id="673" w:author="Michelle Le Roux" w:date="2026-03-13T10:13:00Z" w16du:dateUtc="2026-03-13T08:13:00Z"/>
                                  <w:noProof/>
                                  <w:szCs w:val="22"/>
                                </w:rPr>
                              </w:pPr>
                              <w:del w:id="674"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B</w:delText>
                                </w:r>
                                <w:r w:rsidDel="00D30D9B">
                                  <w:rPr>
                                    <w:noProof/>
                                  </w:rPr>
                                  <w:fldChar w:fldCharType="end"/>
                                </w:r>
                                <w:r w:rsidDel="00D30D9B">
                                  <w:delText>: Gantt-chart</w:delText>
                                </w:r>
                              </w:del>
                            </w:p>
                            <w:p w14:paraId="084579BE" w14:textId="148C69BE" w:rsidR="005A55D8" w:rsidDel="00D30D9B" w:rsidRDefault="005A55D8">
                              <w:pPr>
                                <w:rPr>
                                  <w:del w:id="675" w:author="Michelle Le Roux" w:date="2026-03-13T10:13:00Z" w16du:dateUtc="2026-03-13T08:13:00Z"/>
                                </w:rPr>
                              </w:pPr>
                            </w:p>
                            <w:p w14:paraId="64E1783F" w14:textId="576C0878" w:rsidR="005A55D8" w:rsidRPr="00BC18D5" w:rsidDel="00D30D9B" w:rsidRDefault="005A55D8" w:rsidP="005A55D8">
                              <w:pPr>
                                <w:pStyle w:val="Caption"/>
                                <w:rPr>
                                  <w:del w:id="676" w:author="Michelle Le Roux" w:date="2026-03-13T10:13:00Z" w16du:dateUtc="2026-03-13T08:13:00Z"/>
                                  <w:noProof/>
                                  <w:szCs w:val="22"/>
                                </w:rPr>
                              </w:pPr>
                              <w:del w:id="677"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B</w:delText>
                                </w:r>
                                <w:r w:rsidDel="00D30D9B">
                                  <w:rPr>
                                    <w:noProof/>
                                  </w:rPr>
                                  <w:fldChar w:fldCharType="end"/>
                                </w:r>
                                <w:r w:rsidDel="00D30D9B">
                                  <w:delText>: Gantt-chart</w:delText>
                                </w:r>
                              </w:del>
                            </w:p>
                            <w:p w14:paraId="38CEF888" w14:textId="668DB94F" w:rsidR="005A55D8" w:rsidDel="00D30D9B" w:rsidRDefault="005A55D8">
                              <w:pPr>
                                <w:rPr>
                                  <w:del w:id="678" w:author="Michelle Le Roux" w:date="2026-03-13T10:13:00Z" w16du:dateUtc="2026-03-13T08:13:00Z"/>
                                </w:rPr>
                              </w:pPr>
                            </w:p>
                            <w:p w14:paraId="38F5476D" w14:textId="79B146F7" w:rsidR="005A55D8" w:rsidRPr="00BC18D5" w:rsidRDefault="005A55D8" w:rsidP="005A55D8">
                              <w:pPr>
                                <w:pStyle w:val="Caption"/>
                                <w:rPr>
                                  <w:noProof/>
                                  <w:szCs w:val="22"/>
                                </w:rPr>
                              </w:pPr>
                              <w:del w:id="679"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B</w:delText>
                                </w:r>
                                <w:r w:rsidDel="00D30D9B">
                                  <w:rPr>
                                    <w:noProof/>
                                  </w:rPr>
                                  <w:fldChar w:fldCharType="end"/>
                                </w:r>
                                <w:r w:rsidDel="00D30D9B">
                                  <w:delText>: Gantt-chart</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6098F7" id="_x0000_s1032" type="#_x0000_t202" style="position:absolute;left:0;text-align:left;margin-left:222pt;margin-top:363.45pt;width:341.85pt;height:24.6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" stroked="f">
                  <v:textbox inset="0,0,0,0">
                    <w:txbxContent>
                      <w:p w14:paraId="672F4D72" w14:textId="272D067B" w:rsidR="005A55D8" w:rsidRPr="00BC18D5" w:rsidRDefault="005A55D8" w:rsidP="005A55D8">
                        <w:pPr>
                          <w:pStyle w:val="Caption"/>
                          <w:rPr>
                            <w:noProof/>
                            <w:szCs w:val="22"/>
                          </w:rPr>
                        </w:pPr>
                        <w:bookmarkStart w:id="680" w:name="_Toc224290166"/>
                        <w:r>
                          <w:t xml:space="preserve">Figure </w:t>
                        </w:r>
                        <w:ins w:id="681" w:author="Michelle Le Roux" w:date="2026-03-13T10:32:00Z" w16du:dateUtc="2026-03-13T08:32:00Z">
                          <w:r w:rsidR="008D1EEF">
                            <w:fldChar w:fldCharType="begin"/>
                          </w:r>
                          <w:r w:rsidR="008D1EEF">
                            <w:instrText xml:space="preserve"> SEQ Figure \* ALPHABETIC </w:instrText>
                          </w:r>
                        </w:ins>
                        <w:r w:rsidR="008D1EEF">
                          <w:fldChar w:fldCharType="separate"/>
                        </w:r>
                        <w:ins w:id="682" w:author="Michelle Le Roux" w:date="2026-03-26T14:20:00Z" w16du:dateUtc="2026-03-26T12:20:00Z">
                          <w:r w:rsidR="00965B4A">
                            <w:rPr>
                              <w:noProof/>
                            </w:rPr>
                            <w:t>C</w:t>
                          </w:r>
                        </w:ins>
                        <w:ins w:id="683" w:author="Michelle Le Roux" w:date="2026-03-13T10:32:00Z" w16du:dateUtc="2026-03-13T08:32:00Z">
                          <w:r w:rsidR="008D1EEF">
                            <w:fldChar w:fldCharType="end"/>
                          </w:r>
                        </w:ins>
                        <w:del w:id="684" w:author="Michelle Le Roux" w:date="2026-03-13T10:30:00Z" w16du:dateUtc="2026-03-13T08:30:00Z">
                          <w:r w:rsidDel="000A1C93">
                            <w:fldChar w:fldCharType="begin"/>
                          </w:r>
                          <w:r w:rsidDel="000A1C93">
                            <w:delInstrText xml:space="preserve"> SEQ Figure \* ALPHABETIC </w:delInstrText>
                          </w:r>
                          <w:r w:rsidDel="000A1C93">
                            <w:fldChar w:fldCharType="separate"/>
                          </w:r>
                          <w:r w:rsidDel="000A1C93">
                            <w:rPr>
                              <w:noProof/>
                            </w:rPr>
                            <w:delText>B</w:delText>
                          </w:r>
                          <w:r w:rsidDel="000A1C93">
                            <w:rPr>
                              <w:noProof/>
                            </w:rPr>
                            <w:fldChar w:fldCharType="end"/>
                          </w:r>
                        </w:del>
                        <w:r>
                          <w:t>: Gantt-chart</w:t>
                        </w:r>
                        <w:bookmarkEnd w:id="680"/>
                      </w:p>
                      <w:p w14:paraId="1CBB0B52" w14:textId="77777777" w:rsidR="005A55D8" w:rsidRDefault="005A55D8"/>
                      <w:p w14:paraId="4EAE1AC3" w14:textId="6CEE7F09" w:rsidR="005A55D8" w:rsidRPr="00BC18D5" w:rsidDel="00D30D9B" w:rsidRDefault="005A55D8" w:rsidP="005A55D8">
                        <w:pPr>
                          <w:pStyle w:val="Caption"/>
                          <w:rPr>
                            <w:del w:id="685" w:author="Michelle Le Roux" w:date="2026-03-13T10:13:00Z" w16du:dateUtc="2026-03-13T08:13:00Z"/>
                            <w:noProof/>
                            <w:szCs w:val="22"/>
                          </w:rPr>
                        </w:pPr>
                        <w:del w:id="686"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B</w:delText>
                          </w:r>
                          <w:r w:rsidDel="00D30D9B">
                            <w:rPr>
                              <w:noProof/>
                            </w:rPr>
                            <w:fldChar w:fldCharType="end"/>
                          </w:r>
                          <w:r w:rsidDel="00D30D9B">
                            <w:delText>: Gantt-chart</w:delText>
                          </w:r>
                        </w:del>
                      </w:p>
                      <w:p w14:paraId="084579BE" w14:textId="148C69BE" w:rsidR="005A55D8" w:rsidDel="00D30D9B" w:rsidRDefault="005A55D8">
                        <w:pPr>
                          <w:rPr>
                            <w:del w:id="687" w:author="Michelle Le Roux" w:date="2026-03-13T10:13:00Z" w16du:dateUtc="2026-03-13T08:13:00Z"/>
                          </w:rPr>
                        </w:pPr>
                      </w:p>
                      <w:p w14:paraId="64E1783F" w14:textId="576C0878" w:rsidR="005A55D8" w:rsidRPr="00BC18D5" w:rsidDel="00D30D9B" w:rsidRDefault="005A55D8" w:rsidP="005A55D8">
                        <w:pPr>
                          <w:pStyle w:val="Caption"/>
                          <w:rPr>
                            <w:del w:id="688" w:author="Michelle Le Roux" w:date="2026-03-13T10:13:00Z" w16du:dateUtc="2026-03-13T08:13:00Z"/>
                            <w:noProof/>
                            <w:szCs w:val="22"/>
                          </w:rPr>
                        </w:pPr>
                        <w:del w:id="689"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B</w:delText>
                          </w:r>
                          <w:r w:rsidDel="00D30D9B">
                            <w:rPr>
                              <w:noProof/>
                            </w:rPr>
                            <w:fldChar w:fldCharType="end"/>
                          </w:r>
                          <w:r w:rsidDel="00D30D9B">
                            <w:delText>: Gantt-chart</w:delText>
                          </w:r>
                        </w:del>
                      </w:p>
                      <w:p w14:paraId="38CEF888" w14:textId="668DB94F" w:rsidR="005A55D8" w:rsidDel="00D30D9B" w:rsidRDefault="005A55D8">
                        <w:pPr>
                          <w:rPr>
                            <w:del w:id="690" w:author="Michelle Le Roux" w:date="2026-03-13T10:13:00Z" w16du:dateUtc="2026-03-13T08:13:00Z"/>
                          </w:rPr>
                        </w:pPr>
                      </w:p>
                      <w:p w14:paraId="38F5476D" w14:textId="79B146F7" w:rsidR="005A55D8" w:rsidRPr="00BC18D5" w:rsidRDefault="005A55D8" w:rsidP="005A55D8">
                        <w:pPr>
                          <w:pStyle w:val="Caption"/>
                          <w:rPr>
                            <w:noProof/>
                            <w:szCs w:val="22"/>
                          </w:rPr>
                        </w:pPr>
                        <w:del w:id="691"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B</w:delText>
                          </w:r>
                          <w:r w:rsidDel="00D30D9B">
                            <w:rPr>
                              <w:noProof/>
                            </w:rPr>
                            <w:fldChar w:fldCharType="end"/>
                          </w:r>
                          <w:r w:rsidDel="00D30D9B">
                            <w:delText>: Gantt-chart</w:delText>
                          </w:r>
                        </w:del>
                      </w:p>
                    </w:txbxContent>
                  </v:textbox>
                  <w10:wrap type="square" anchorx="margin"/>
                </v:shape>
              </w:pict>
            </mc:Fallback>
          </mc:AlternateContent>
        </w:r>
        <w:r w:rsidRPr="00183DD1" w:rsidDel="00970DEE">
          <w:rPr>
            <w:noProof/>
          </w:rPr>
          <w:drawing>
            <wp:anchor distT="0" distB="0" distL="114300" distR="114300" simplePos="0" relativeHeight="251667456" behindDoc="0" locked="0" layoutInCell="1" hidden="0" allowOverlap="1" wp14:anchorId="6570067B" wp14:editId="2EB334EF">
              <wp:simplePos x="0" y="0"/>
              <wp:positionH relativeFrom="margin">
                <wp:posOffset>6112156</wp:posOffset>
              </wp:positionH>
              <wp:positionV relativeFrom="margin">
                <wp:posOffset>1685290</wp:posOffset>
              </wp:positionV>
              <wp:extent cx="914400" cy="561975"/>
              <wp:effectExtent l="0" t="0" r="0" b="9525"/>
              <wp:wrapSquare wrapText="bothSides" distT="0" distB="0" distL="114300" distR="114300"/>
              <wp:docPr id="18498386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914400" cy="561975"/>
                      </a:xfrm>
                      <a:prstGeom prst="rect">
                        <a:avLst/>
                      </a:prstGeom>
                      <a:ln/>
                    </pic:spPr>
                  </pic:pic>
                </a:graphicData>
              </a:graphic>
            </wp:anchor>
          </w:drawing>
        </w:r>
        <w:r w:rsidR="00DE045F" w:rsidRPr="00183DD1" w:rsidDel="00970DEE">
          <w:rPr>
            <w:noProof/>
          </w:rPr>
          <w:drawing>
            <wp:anchor distT="0" distB="0" distL="114300" distR="114300" simplePos="0" relativeHeight="251665408" behindDoc="0" locked="0" layoutInCell="1" hidden="0" allowOverlap="1" wp14:anchorId="1A54248A" wp14:editId="1A56F607">
              <wp:simplePos x="0" y="0"/>
              <wp:positionH relativeFrom="margin">
                <wp:posOffset>644954</wp:posOffset>
              </wp:positionH>
              <wp:positionV relativeFrom="margin">
                <wp:posOffset>771598</wp:posOffset>
              </wp:positionV>
              <wp:extent cx="7850505" cy="4341495"/>
              <wp:effectExtent l="0" t="0" r="0" b="1905"/>
              <wp:wrapSquare wrapText="bothSides" distT="0" distB="0" distL="114300" distR="114300"/>
              <wp:docPr id="18498386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r="8137"/>
                      <a:stretch>
                        <a:fillRect/>
                      </a:stretch>
                    </pic:blipFill>
                    <pic:spPr>
                      <a:xfrm>
                        <a:off x="0" y="0"/>
                        <a:ext cx="7850505" cy="4341495"/>
                      </a:xfrm>
                      <a:prstGeom prst="rect">
                        <a:avLst/>
                      </a:prstGeom>
                      <a:ln/>
                    </pic:spPr>
                  </pic:pic>
                </a:graphicData>
              </a:graphic>
              <wp14:sizeRelH relativeFrom="margin">
                <wp14:pctWidth>0</wp14:pctWidth>
              </wp14:sizeRelH>
              <wp14:sizeRelV relativeFrom="margin">
                <wp14:pctHeight>0</wp14:pctHeight>
              </wp14:sizeRelV>
            </wp:anchor>
          </w:drawing>
        </w:r>
        <w:r w:rsidR="0055618F" w:rsidDel="00970DEE">
          <w:br w:type="page"/>
        </w:r>
        <w:bookmarkStart w:id="692" w:name="_Toc225423018"/>
        <w:bookmarkEnd w:id="692"/>
      </w:moveFrom>
    </w:p>
    <w:p w14:paraId="31A352C1" w14:textId="077DD853" w:rsidR="00970DEE" w:rsidRPr="00183DD1" w:rsidRDefault="00970DEE" w:rsidP="00FF60A0">
      <w:pPr>
        <w:pStyle w:val="Heading1"/>
        <w:numPr>
          <w:ilvl w:val="0"/>
          <w:numId w:val="0"/>
        </w:numPr>
        <w:ind w:left="432" w:hanging="432"/>
        <w:rPr>
          <w:moveTo w:id="693" w:author="Anke Steyn" w:date="2026-03-13T05:27:00Z" w16du:dateUtc="2026-03-13T03:27:00Z"/>
        </w:rPr>
        <w:pPrChange w:id="694" w:author="Michelle Le Roux" w:date="2026-03-26T13:17:00Z" w16du:dateUtc="2026-03-26T11:17:00Z">
          <w:pPr>
            <w:pStyle w:val="Heading1"/>
          </w:pPr>
        </w:pPrChange>
      </w:pPr>
      <w:bookmarkStart w:id="695" w:name="_Toc225427357"/>
      <w:moveFromRangeEnd w:id="658"/>
      <w:moveToRangeStart w:id="696" w:author="Anke Steyn" w:date="2026-03-13T05:27:00Z" w:name="move224272055"/>
      <w:commentRangeStart w:id="697"/>
      <w:moveTo w:id="698" w:author="Anke Steyn" w:date="2026-03-13T05:27:00Z" w16du:dateUtc="2026-03-13T03:27:00Z">
        <w:r w:rsidRPr="00183DD1">
          <w:t xml:space="preserve">Appendix </w:t>
        </w:r>
      </w:moveTo>
      <w:ins w:id="699" w:author="Michelle Le Roux" w:date="2026-03-13T09:29:00Z" w16du:dateUtc="2026-03-13T07:29:00Z">
        <w:r w:rsidR="002A32C7">
          <w:t>B</w:t>
        </w:r>
      </w:ins>
      <w:moveTo w:id="700" w:author="Anke Steyn" w:date="2026-03-13T05:27:00Z" w16du:dateUtc="2026-03-13T03:27:00Z">
        <w:del w:id="701" w:author="Michelle Le Roux" w:date="2026-03-13T09:29:00Z" w16du:dateUtc="2026-03-13T07:29:00Z">
          <w:r w:rsidRPr="00183DD1" w:rsidDel="002A32C7">
            <w:delText>C</w:delText>
          </w:r>
        </w:del>
        <w:r w:rsidRPr="00183DD1">
          <w:t>: Gantt-</w:t>
        </w:r>
        <w:r>
          <w:t>c</w:t>
        </w:r>
        <w:r w:rsidRPr="00183DD1">
          <w:t>hart</w:t>
        </w:r>
        <w:bookmarkEnd w:id="695"/>
        <w:commentRangeEnd w:id="697"/>
        <w:r w:rsidR="004D4D5E" w:rsidRPr="00183DD1">
          <w:rPr>
            <w:rStyle w:val="CommentReference"/>
            <w:sz w:val="32"/>
            <w:szCs w:val="32"/>
          </w:rPr>
          <w:commentReference w:id="697"/>
        </w:r>
      </w:moveTo>
    </w:p>
    <w:p w14:paraId="61AA94AC" w14:textId="64D64C95" w:rsidR="00970DEE" w:rsidDel="00E61B11" w:rsidRDefault="006C4C03" w:rsidP="00970DEE">
      <w:pPr>
        <w:rPr>
          <w:del w:id="702" w:author="Michelle Le Roux" w:date="2026-03-13T10:17:00Z" w16du:dateUtc="2026-03-13T08:17:00Z"/>
        </w:rPr>
      </w:pPr>
      <w:ins w:id="703" w:author="Michelle Le Roux" w:date="2026-03-13T10:17:00Z">
        <w:r w:rsidRPr="006C4C03">
          <w:t>The Gantt</w:t>
        </w:r>
      </w:ins>
      <w:ins w:id="704" w:author="Michelle Le Roux" w:date="2026-03-13T10:17:00Z" w16du:dateUtc="2026-03-13T08:17:00Z">
        <w:r>
          <w:t>-</w:t>
        </w:r>
      </w:ins>
      <w:ins w:id="705" w:author="Michelle Le Roux" w:date="2026-03-13T10:17:00Z">
        <w:r w:rsidRPr="006C4C03">
          <w:t>chart provides a graphical representation of the start and end dates of the individual planned activities. It also illustrates the duration of each activity and the dependencies between them.</w:t>
        </w:r>
      </w:ins>
    </w:p>
    <w:p w14:paraId="165328C6" w14:textId="77777777" w:rsidR="00E61B11" w:rsidRDefault="00E61B11" w:rsidP="00970DEE">
      <w:pPr>
        <w:rPr>
          <w:ins w:id="706" w:author="Michelle Le Roux" w:date="2026-03-26T14:16:00Z" w16du:dateUtc="2026-03-26T12:16:00Z"/>
        </w:rPr>
      </w:pPr>
    </w:p>
    <w:p w14:paraId="5458C041" w14:textId="7DB1DD89" w:rsidR="00E61B11" w:rsidRDefault="00965B4A" w:rsidP="00970DEE">
      <w:pPr>
        <w:rPr>
          <w:ins w:id="707" w:author="Michelle Le Roux" w:date="2026-03-26T14:18:00Z" w16du:dateUtc="2026-03-26T12:18:00Z"/>
        </w:rPr>
      </w:pPr>
      <w:ins w:id="708" w:author="Michelle Le Roux" w:date="2026-03-26T14:19:00Z" w16du:dateUtc="2026-03-26T12:19:00Z">
        <w:r>
          <w:rPr>
            <w:noProof/>
          </w:rPr>
          <mc:AlternateContent>
            <mc:Choice Requires="wps">
              <w:drawing>
                <wp:anchor distT="0" distB="0" distL="114300" distR="114300" simplePos="0" relativeHeight="251707392" behindDoc="0" locked="0" layoutInCell="1" allowOverlap="1" wp14:anchorId="2B8CCE5A" wp14:editId="385C46F1">
                  <wp:simplePos x="0" y="0"/>
                  <wp:positionH relativeFrom="column">
                    <wp:posOffset>777240</wp:posOffset>
                  </wp:positionH>
                  <wp:positionV relativeFrom="paragraph">
                    <wp:posOffset>4704080</wp:posOffset>
                  </wp:positionV>
                  <wp:extent cx="7322820" cy="205740"/>
                  <wp:effectExtent l="0" t="0" r="0" b="3810"/>
                  <wp:wrapSquare wrapText="bothSides"/>
                  <wp:docPr id="472875220" name="Text Box 1"/>
                  <wp:cNvGraphicFramePr/>
                  <a:graphic xmlns:a="http://schemas.openxmlformats.org/drawingml/2006/main">
                    <a:graphicData uri="http://schemas.microsoft.com/office/word/2010/wordprocessingShape">
                      <wps:wsp>
                        <wps:cNvSpPr txBox="1"/>
                        <wps:spPr>
                          <a:xfrm>
                            <a:off x="0" y="0"/>
                            <a:ext cx="7322820" cy="205740"/>
                          </a:xfrm>
                          <a:prstGeom prst="rect">
                            <a:avLst/>
                          </a:prstGeom>
                          <a:solidFill>
                            <a:prstClr val="white"/>
                          </a:solidFill>
                          <a:ln>
                            <a:noFill/>
                          </a:ln>
                        </wps:spPr>
                        <wps:txbx>
                          <w:txbxContent>
                            <w:p w14:paraId="4F90B663" w14:textId="39234E41" w:rsidR="00965B4A" w:rsidRPr="0098472E" w:rsidRDefault="00965B4A" w:rsidP="00965B4A">
                              <w:pPr>
                                <w:pStyle w:val="Caption"/>
                                <w:rPr>
                                  <w:szCs w:val="22"/>
                                </w:rPr>
                                <w:pPrChange w:id="709" w:author="Michelle Le Roux" w:date="2026-03-26T14:19:00Z" w16du:dateUtc="2026-03-26T12:19:00Z">
                                  <w:pPr/>
                                </w:pPrChange>
                              </w:pPr>
                              <w:ins w:id="710" w:author="Michelle Le Roux" w:date="2026-03-26T14:19:00Z" w16du:dateUtc="2026-03-26T12:19:00Z">
                                <w:r>
                                  <w:t>Figure B: Gantt-chart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8CCE5A" id="_x0000_s1033" type="#_x0000_t202" style="position:absolute;left:0;text-align:left;margin-left:61.2pt;margin-top:370.4pt;width:576.6pt;height:16.2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" stroked="f">
                  <v:textbox inset="0,0,0,0">
                    <w:txbxContent>
                      <w:p w14:paraId="4F90B663" w14:textId="39234E41" w:rsidR="00965B4A" w:rsidRPr="0098472E" w:rsidRDefault="00965B4A" w:rsidP="00965B4A">
                        <w:pPr>
                          <w:pStyle w:val="Caption"/>
                          <w:rPr>
                            <w:szCs w:val="22"/>
                          </w:rPr>
                          <w:pPrChange w:id="711" w:author="Michelle Le Roux" w:date="2026-03-26T14:19:00Z" w16du:dateUtc="2026-03-26T12:19:00Z">
                            <w:pPr/>
                          </w:pPrChange>
                        </w:pPr>
                        <w:ins w:id="712" w:author="Michelle Le Roux" w:date="2026-03-26T14:19:00Z" w16du:dateUtc="2026-03-26T12:19:00Z">
                          <w:r>
                            <w:t>Figure B: Gantt-chart</w:t>
                          </w:r>
                        </w:ins>
                      </w:p>
                    </w:txbxContent>
                  </v:textbox>
                  <w10:wrap type="square"/>
                </v:shape>
              </w:pict>
            </mc:Fallback>
          </mc:AlternateContent>
        </w:r>
      </w:ins>
      <w:ins w:id="713" w:author="Michelle Le Roux" w:date="2026-03-26T14:17:00Z" w16du:dateUtc="2026-03-26T12:17:00Z">
        <w:r w:rsidRPr="00965B4A">
          <w:drawing>
            <wp:anchor distT="0" distB="0" distL="114300" distR="114300" simplePos="0" relativeHeight="251704320" behindDoc="0" locked="0" layoutInCell="1" allowOverlap="1" wp14:anchorId="6E73390C" wp14:editId="0FB3D5C6">
              <wp:simplePos x="0" y="0"/>
              <wp:positionH relativeFrom="margin">
                <wp:align>center</wp:align>
              </wp:positionH>
              <wp:positionV relativeFrom="paragraph">
                <wp:posOffset>5715</wp:posOffset>
              </wp:positionV>
              <wp:extent cx="7322820" cy="4715397"/>
              <wp:effectExtent l="0" t="0" r="0" b="9525"/>
              <wp:wrapSquare wrapText="bothSides"/>
              <wp:docPr id="153484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43602" name=""/>
                      <pic:cNvPicPr/>
                    </pic:nvPicPr>
                    <pic:blipFill>
                      <a:blip r:embed="rId24">
                        <a:extLst>
                          <a:ext uri="{28A0092B-C50C-407E-A947-70E740481C1C}">
                            <a14:useLocalDpi xmlns:a14="http://schemas.microsoft.com/office/drawing/2010/main" val="0"/>
                          </a:ext>
                        </a:extLst>
                      </a:blip>
                      <a:stretch>
                        <a:fillRect/>
                      </a:stretch>
                    </pic:blipFill>
                    <pic:spPr>
                      <a:xfrm>
                        <a:off x="0" y="0"/>
                        <a:ext cx="7322820" cy="4715397"/>
                      </a:xfrm>
                      <a:prstGeom prst="rect">
                        <a:avLst/>
                      </a:prstGeom>
                    </pic:spPr>
                  </pic:pic>
                </a:graphicData>
              </a:graphic>
            </wp:anchor>
          </w:drawing>
        </w:r>
      </w:ins>
    </w:p>
    <w:p w14:paraId="17F950DF" w14:textId="19513953" w:rsidR="00071D06" w:rsidRDefault="00965B4A" w:rsidP="00970DEE">
      <w:pPr>
        <w:rPr>
          <w:ins w:id="714" w:author="Michelle Le Roux" w:date="2026-03-26T14:02:00Z" w16du:dateUtc="2026-03-26T12:02:00Z"/>
        </w:rPr>
      </w:pPr>
      <w:ins w:id="715" w:author="Michelle Le Roux" w:date="2026-03-26T14:18:00Z" w16du:dateUtc="2026-03-26T12:18:00Z">
        <w:r w:rsidRPr="00965B4A">
          <w:lastRenderedPageBreak/>
          <w:drawing>
            <wp:anchor distT="0" distB="0" distL="114300" distR="114300" simplePos="0" relativeHeight="251705344" behindDoc="0" locked="0" layoutInCell="1" allowOverlap="1" wp14:anchorId="053255EB" wp14:editId="7A9C7F7F">
              <wp:simplePos x="0" y="0"/>
              <wp:positionH relativeFrom="margin">
                <wp:posOffset>1021080</wp:posOffset>
              </wp:positionH>
              <wp:positionV relativeFrom="paragraph">
                <wp:posOffset>7620</wp:posOffset>
              </wp:positionV>
              <wp:extent cx="7467600" cy="5485130"/>
              <wp:effectExtent l="0" t="0" r="0" b="1270"/>
              <wp:wrapSquare wrapText="bothSides"/>
              <wp:docPr id="51240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8145" name=""/>
                      <pic:cNvPicPr/>
                    </pic:nvPicPr>
                    <pic:blipFill>
                      <a:blip r:embed="rId25">
                        <a:extLst>
                          <a:ext uri="{28A0092B-C50C-407E-A947-70E740481C1C}">
                            <a14:useLocalDpi xmlns:a14="http://schemas.microsoft.com/office/drawing/2010/main" val="0"/>
                          </a:ext>
                        </a:extLst>
                      </a:blip>
                      <a:stretch>
                        <a:fillRect/>
                      </a:stretch>
                    </pic:blipFill>
                    <pic:spPr>
                      <a:xfrm>
                        <a:off x="0" y="0"/>
                        <a:ext cx="7467600" cy="5485130"/>
                      </a:xfrm>
                      <a:prstGeom prst="rect">
                        <a:avLst/>
                      </a:prstGeom>
                    </pic:spPr>
                  </pic:pic>
                </a:graphicData>
              </a:graphic>
              <wp14:sizeRelH relativeFrom="margin">
                <wp14:pctWidth>0</wp14:pctWidth>
              </wp14:sizeRelH>
              <wp14:sizeRelV relativeFrom="margin">
                <wp14:pctHeight>0</wp14:pctHeight>
              </wp14:sizeRelV>
            </wp:anchor>
          </w:drawing>
        </w:r>
      </w:ins>
    </w:p>
    <w:p w14:paraId="68166D2A" w14:textId="5C10E4C4" w:rsidR="00970DEE" w:rsidRDefault="00965B4A" w:rsidP="00970DEE">
      <w:pPr>
        <w:rPr>
          <w:moveTo w:id="716" w:author="Anke Steyn" w:date="2026-03-13T05:27:00Z" w16du:dateUtc="2026-03-13T03:27:00Z"/>
        </w:rPr>
      </w:pPr>
      <w:ins w:id="717" w:author="Michelle Le Roux" w:date="2026-03-26T14:20:00Z" w16du:dateUtc="2026-03-26T12:20:00Z">
        <w:r>
          <w:rPr>
            <w:noProof/>
          </w:rPr>
          <mc:AlternateContent>
            <mc:Choice Requires="wps">
              <w:drawing>
                <wp:anchor distT="0" distB="0" distL="114300" distR="114300" simplePos="0" relativeHeight="251709440" behindDoc="0" locked="0" layoutInCell="1" allowOverlap="1" wp14:anchorId="6C15A9EC" wp14:editId="417FADFF">
                  <wp:simplePos x="0" y="0"/>
                  <wp:positionH relativeFrom="margin">
                    <wp:align>center</wp:align>
                  </wp:positionH>
                  <wp:positionV relativeFrom="paragraph">
                    <wp:posOffset>5223510</wp:posOffset>
                  </wp:positionV>
                  <wp:extent cx="6644640" cy="168275"/>
                  <wp:effectExtent l="0" t="0" r="3810" b="3175"/>
                  <wp:wrapSquare wrapText="bothSides"/>
                  <wp:docPr id="1754829362" name="Text Box 1"/>
                  <wp:cNvGraphicFramePr/>
                  <a:graphic xmlns:a="http://schemas.openxmlformats.org/drawingml/2006/main">
                    <a:graphicData uri="http://schemas.microsoft.com/office/word/2010/wordprocessingShape">
                      <wps:wsp>
                        <wps:cNvSpPr txBox="1"/>
                        <wps:spPr>
                          <a:xfrm>
                            <a:off x="0" y="0"/>
                            <a:ext cx="6644640" cy="168275"/>
                          </a:xfrm>
                          <a:prstGeom prst="rect">
                            <a:avLst/>
                          </a:prstGeom>
                          <a:solidFill>
                            <a:prstClr val="white"/>
                          </a:solidFill>
                          <a:ln>
                            <a:noFill/>
                          </a:ln>
                        </wps:spPr>
                        <wps:txbx>
                          <w:txbxContent>
                            <w:p w14:paraId="6C657730" w14:textId="4F8A036C" w:rsidR="00965B4A" w:rsidRPr="00EF51D8" w:rsidRDefault="00965B4A" w:rsidP="00965B4A">
                              <w:pPr>
                                <w:pStyle w:val="Caption"/>
                                <w:rPr>
                                  <w:szCs w:val="22"/>
                                </w:rPr>
                                <w:pPrChange w:id="718" w:author="Michelle Le Roux" w:date="2026-03-26T14:20:00Z" w16du:dateUtc="2026-03-26T12:20:00Z">
                                  <w:pPr/>
                                </w:pPrChange>
                              </w:pPr>
                              <w:ins w:id="719" w:author="Michelle Le Roux" w:date="2026-03-26T14:20:00Z" w16du:dateUtc="2026-03-26T12:20:00Z">
                                <w:r>
                                  <w:t>Figure B (continued): Gantt-chart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15A9EC" id="_x0000_s1034" type="#_x0000_t202" style="position:absolute;left:0;text-align:left;margin-left:0;margin-top:411.3pt;width:523.2pt;height:13.25pt;z-index:2517094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" stroked="f">
                  <v:textbox inset="0,0,0,0">
                    <w:txbxContent>
                      <w:p w14:paraId="6C657730" w14:textId="4F8A036C" w:rsidR="00965B4A" w:rsidRPr="00EF51D8" w:rsidRDefault="00965B4A" w:rsidP="00965B4A">
                        <w:pPr>
                          <w:pStyle w:val="Caption"/>
                          <w:rPr>
                            <w:szCs w:val="22"/>
                          </w:rPr>
                          <w:pPrChange w:id="720" w:author="Michelle Le Roux" w:date="2026-03-26T14:20:00Z" w16du:dateUtc="2026-03-26T12:20:00Z">
                            <w:pPr/>
                          </w:pPrChange>
                        </w:pPr>
                        <w:ins w:id="721" w:author="Michelle Le Roux" w:date="2026-03-26T14:20:00Z" w16du:dateUtc="2026-03-26T12:20:00Z">
                          <w:r>
                            <w:t>Figure B (continued): Gantt-chart</w:t>
                          </w:r>
                        </w:ins>
                      </w:p>
                    </w:txbxContent>
                  </v:textbox>
                  <w10:wrap type="square" anchorx="margin"/>
                </v:shape>
              </w:pict>
            </mc:Fallback>
          </mc:AlternateContent>
        </w:r>
      </w:ins>
      <w:moveTo w:id="722" w:author="Anke Steyn" w:date="2026-03-13T05:27:00Z" w16du:dateUtc="2026-03-13T03:27:00Z">
        <w:del w:id="723" w:author="Michelle Le Roux" w:date="2026-03-13T10:31:00Z" w16du:dateUtc="2026-03-13T08:31:00Z">
          <w:r w:rsidR="00970DEE" w:rsidDel="000A1C93">
            <w:rPr>
              <w:noProof/>
            </w:rPr>
            <mc:AlternateContent>
              <mc:Choice Requires="wps">
                <w:drawing>
                  <wp:anchor distT="0" distB="0" distL="114300" distR="114300" simplePos="0" relativeHeight="251692032" behindDoc="0" locked="0" layoutInCell="1" allowOverlap="1" wp14:anchorId="3F66C690" wp14:editId="10133059">
                    <wp:simplePos x="0" y="0"/>
                    <wp:positionH relativeFrom="margin">
                      <wp:align>center</wp:align>
                    </wp:positionH>
                    <wp:positionV relativeFrom="paragraph">
                      <wp:posOffset>4657936</wp:posOffset>
                    </wp:positionV>
                    <wp:extent cx="4341495" cy="295910"/>
                    <wp:effectExtent l="0" t="0" r="1905" b="8890"/>
                    <wp:wrapSquare wrapText="bothSides"/>
                    <wp:docPr id="1441564625" name="Text Box 1"/>
                    <wp:cNvGraphicFramePr/>
                    <a:graphic xmlns:a="http://schemas.openxmlformats.org/drawingml/2006/main">
                      <a:graphicData uri="http://schemas.microsoft.com/office/word/2010/wordprocessingShape">
                        <wps:wsp>
                          <wps:cNvSpPr txBox="1"/>
                          <wps:spPr>
                            <a:xfrm>
                              <a:off x="0" y="0"/>
                              <a:ext cx="4341495" cy="295910"/>
                            </a:xfrm>
                            <a:prstGeom prst="rect">
                              <a:avLst/>
                            </a:prstGeom>
                            <a:solidFill>
                              <a:prstClr val="white"/>
                            </a:solidFill>
                            <a:ln>
                              <a:noFill/>
                            </a:ln>
                          </wps:spPr>
                          <wps:txbx>
                            <w:txbxContent>
                              <w:p w14:paraId="2336166D" w14:textId="25872553" w:rsidR="00970DEE" w:rsidRPr="00BC18D5" w:rsidRDefault="00970DEE" w:rsidP="00970DEE">
                                <w:pPr>
                                  <w:pStyle w:val="Caption"/>
                                  <w:rPr>
                                    <w:noProof/>
                                    <w:szCs w:val="22"/>
                                  </w:rPr>
                                </w:pPr>
                                <w:bookmarkStart w:id="724" w:name="_Toc224290167"/>
                                <w:r>
                                  <w:t xml:space="preserve">Figure </w:t>
                                </w:r>
                                <w:ins w:id="725" w:author="Michelle Le Roux" w:date="2026-03-13T10:32:00Z" w16du:dateUtc="2026-03-13T08:32:00Z">
                                  <w:r w:rsidR="008D1EEF">
                                    <w:fldChar w:fldCharType="begin"/>
                                  </w:r>
                                  <w:r w:rsidR="008D1EEF">
                                    <w:instrText xml:space="preserve"> SEQ Figure \* ALPHABETIC </w:instrText>
                                  </w:r>
                                </w:ins>
                                <w:r w:rsidR="008D1EEF">
                                  <w:fldChar w:fldCharType="separate"/>
                                </w:r>
                                <w:ins w:id="726" w:author="Michelle Le Roux" w:date="2026-03-26T14:20:00Z" w16du:dateUtc="2026-03-26T12:20:00Z">
                                  <w:r w:rsidR="00965B4A">
                                    <w:rPr>
                                      <w:noProof/>
                                    </w:rPr>
                                    <w:t>E</w:t>
                                  </w:r>
                                </w:ins>
                                <w:ins w:id="727" w:author="Michelle Le Roux" w:date="2026-03-13T10:32:00Z" w16du:dateUtc="2026-03-13T08:32:00Z">
                                  <w:r w:rsidR="008D1EEF">
                                    <w:fldChar w:fldCharType="end"/>
                                  </w:r>
                                </w:ins>
                                <w:del w:id="728" w:author="Michelle Le Roux" w:date="2026-03-13T10:30:00Z" w16du:dateUtc="2026-03-13T08:30:00Z">
                                  <w:r w:rsidDel="000A1C93">
                                    <w:fldChar w:fldCharType="begin"/>
                                  </w:r>
                                  <w:r w:rsidDel="000A1C93">
                                    <w:delInstrText xml:space="preserve"> SEQ Figure \* ALPHABETIC </w:delInstrText>
                                  </w:r>
                                  <w:r w:rsidDel="000A1C93">
                                    <w:fldChar w:fldCharType="separate"/>
                                  </w:r>
                                  <w:r w:rsidDel="000A1C93">
                                    <w:rPr>
                                      <w:noProof/>
                                    </w:rPr>
                                    <w:delText>B</w:delText>
                                  </w:r>
                                  <w:r w:rsidDel="000A1C93">
                                    <w:rPr>
                                      <w:noProof/>
                                    </w:rPr>
                                    <w:fldChar w:fldCharType="end"/>
                                  </w:r>
                                </w:del>
                                <w:r>
                                  <w:t xml:space="preserve">: </w:t>
                                </w:r>
                                <w:del w:id="729" w:author="Michelle Le Roux" w:date="2026-03-13T10:31:00Z" w16du:dateUtc="2026-03-13T08:31:00Z">
                                  <w:r w:rsidDel="000A1C93">
                                    <w:delText>G</w:delText>
                                  </w:r>
                                </w:del>
                                <w:r>
                                  <w:t>antt-chart</w:t>
                                </w:r>
                                <w:bookmarkEnd w:id="724"/>
                              </w:p>
                              <w:p w14:paraId="6D0708DF" w14:textId="77777777" w:rsidR="00970DEE" w:rsidRDefault="00970DEE"/>
                              <w:p w14:paraId="41EC3278" w14:textId="7E2C0B39" w:rsidR="00970DEE" w:rsidRPr="00BC18D5" w:rsidDel="00D30D9B" w:rsidRDefault="005A55D8" w:rsidP="00970DEE">
                                <w:pPr>
                                  <w:pStyle w:val="Caption"/>
                                  <w:rPr>
                                    <w:del w:id="730" w:author="Michelle Le Roux" w:date="2026-03-13T10:13:00Z" w16du:dateUtc="2026-03-13T08:13:00Z"/>
                                    <w:noProof/>
                                    <w:szCs w:val="22"/>
                                  </w:rPr>
                                </w:pPr>
                                <w:del w:id="731"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C</w:delText>
                                  </w:r>
                                  <w:r w:rsidDel="00D30D9B">
                                    <w:rPr>
                                      <w:noProof/>
                                    </w:rPr>
                                    <w:fldChar w:fldCharType="end"/>
                                  </w:r>
                                  <w:r w:rsidDel="00D30D9B">
                                    <w:delText>: S-curve</w:delText>
                                  </w:r>
                                  <w:r w:rsidR="00970DEE" w:rsidDel="00D30D9B">
                                    <w:delText xml:space="preserve">Figure </w:delText>
                                  </w:r>
                                  <w:r w:rsidR="00970DEE" w:rsidDel="00D30D9B">
                                    <w:fldChar w:fldCharType="begin"/>
                                  </w:r>
                                  <w:r w:rsidR="00970DEE" w:rsidDel="00D30D9B">
                                    <w:delInstrText xml:space="preserve"> SEQ Figure \* ALPHABETIC </w:delInstrText>
                                  </w:r>
                                  <w:r w:rsidR="00970DEE" w:rsidDel="00D30D9B">
                                    <w:fldChar w:fldCharType="separate"/>
                                  </w:r>
                                  <w:r w:rsidR="00970DEE" w:rsidDel="00D30D9B">
                                    <w:rPr>
                                      <w:noProof/>
                                    </w:rPr>
                                    <w:delText>B</w:delText>
                                  </w:r>
                                  <w:r w:rsidR="00970DEE" w:rsidDel="00D30D9B">
                                    <w:rPr>
                                      <w:noProof/>
                                    </w:rPr>
                                    <w:fldChar w:fldCharType="end"/>
                                  </w:r>
                                  <w:r w:rsidR="00970DEE" w:rsidDel="00D30D9B">
                                    <w:delText>: Gantt-chart</w:delText>
                                  </w:r>
                                </w:del>
                              </w:p>
                              <w:p w14:paraId="1D590F52" w14:textId="7AB796DE" w:rsidR="00970DEE" w:rsidDel="00D30D9B" w:rsidRDefault="00970DEE">
                                <w:pPr>
                                  <w:rPr>
                                    <w:del w:id="732" w:author="Michelle Le Roux" w:date="2026-03-13T10:13:00Z" w16du:dateUtc="2026-03-13T08:13:00Z"/>
                                  </w:rPr>
                                </w:pPr>
                              </w:p>
                              <w:p w14:paraId="1E036B6B" w14:textId="017C1711" w:rsidR="00970DEE" w:rsidRPr="00BC18D5" w:rsidDel="00D30D9B" w:rsidRDefault="005A55D8" w:rsidP="00970DEE">
                                <w:pPr>
                                  <w:pStyle w:val="Caption"/>
                                  <w:rPr>
                                    <w:del w:id="733" w:author="Michelle Le Roux" w:date="2026-03-13T10:13:00Z" w16du:dateUtc="2026-03-13T08:13:00Z"/>
                                    <w:noProof/>
                                    <w:szCs w:val="22"/>
                                  </w:rPr>
                                </w:pPr>
                                <w:del w:id="734"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C</w:delText>
                                  </w:r>
                                  <w:r w:rsidDel="00D30D9B">
                                    <w:rPr>
                                      <w:noProof/>
                                    </w:rPr>
                                    <w:fldChar w:fldCharType="end"/>
                                  </w:r>
                                  <w:r w:rsidDel="00D30D9B">
                                    <w:delText>: S-curve</w:delText>
                                  </w:r>
                                  <w:r w:rsidR="00970DEE" w:rsidDel="00D30D9B">
                                    <w:delText xml:space="preserve">Figure </w:delText>
                                  </w:r>
                                  <w:r w:rsidR="00970DEE" w:rsidDel="00D30D9B">
                                    <w:fldChar w:fldCharType="begin"/>
                                  </w:r>
                                  <w:r w:rsidR="00970DEE" w:rsidDel="00D30D9B">
                                    <w:delInstrText xml:space="preserve"> SEQ Figure \* ALPHABETIC </w:delInstrText>
                                  </w:r>
                                  <w:r w:rsidR="00970DEE" w:rsidDel="00D30D9B">
                                    <w:fldChar w:fldCharType="separate"/>
                                  </w:r>
                                  <w:r w:rsidR="00970DEE" w:rsidDel="00D30D9B">
                                    <w:rPr>
                                      <w:noProof/>
                                    </w:rPr>
                                    <w:delText>B</w:delText>
                                  </w:r>
                                  <w:r w:rsidR="00970DEE" w:rsidDel="00D30D9B">
                                    <w:rPr>
                                      <w:noProof/>
                                    </w:rPr>
                                    <w:fldChar w:fldCharType="end"/>
                                  </w:r>
                                  <w:r w:rsidR="00970DEE" w:rsidDel="00D30D9B">
                                    <w:delText>: Gantt-chart</w:delText>
                                  </w:r>
                                </w:del>
                              </w:p>
                              <w:p w14:paraId="043CA491" w14:textId="108DA538" w:rsidR="00970DEE" w:rsidDel="00D30D9B" w:rsidRDefault="00970DEE">
                                <w:pPr>
                                  <w:rPr>
                                    <w:del w:id="735" w:author="Michelle Le Roux" w:date="2026-03-13T10:13:00Z" w16du:dateUtc="2026-03-13T08:13:00Z"/>
                                  </w:rPr>
                                </w:pPr>
                              </w:p>
                              <w:p w14:paraId="13F930C4" w14:textId="1903B627" w:rsidR="00970DEE" w:rsidRPr="00BC18D5" w:rsidRDefault="005A55D8" w:rsidP="00970DEE">
                                <w:pPr>
                                  <w:pStyle w:val="Caption"/>
                                  <w:rPr>
                                    <w:noProof/>
                                    <w:szCs w:val="22"/>
                                  </w:rPr>
                                </w:pPr>
                                <w:del w:id="736"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C</w:delText>
                                  </w:r>
                                  <w:r w:rsidDel="00D30D9B">
                                    <w:rPr>
                                      <w:noProof/>
                                    </w:rPr>
                                    <w:fldChar w:fldCharType="end"/>
                                  </w:r>
                                  <w:r w:rsidDel="00D30D9B">
                                    <w:delText>: S-curve</w:delText>
                                  </w:r>
                                  <w:r w:rsidR="00970DEE" w:rsidDel="00D30D9B">
                                    <w:delText xml:space="preserve">Figure </w:delText>
                                  </w:r>
                                  <w:r w:rsidR="00970DEE" w:rsidDel="00D30D9B">
                                    <w:fldChar w:fldCharType="begin"/>
                                  </w:r>
                                  <w:r w:rsidR="00970DEE" w:rsidDel="00D30D9B">
                                    <w:delInstrText xml:space="preserve"> SEQ Figure \* ALPHABETIC </w:delInstrText>
                                  </w:r>
                                  <w:r w:rsidR="00970DEE" w:rsidDel="00D30D9B">
                                    <w:fldChar w:fldCharType="separate"/>
                                  </w:r>
                                  <w:r w:rsidR="00970DEE" w:rsidDel="00D30D9B">
                                    <w:rPr>
                                      <w:noProof/>
                                    </w:rPr>
                                    <w:delText>B</w:delText>
                                  </w:r>
                                  <w:r w:rsidR="00970DEE" w:rsidDel="00D30D9B">
                                    <w:rPr>
                                      <w:noProof/>
                                    </w:rPr>
                                    <w:fldChar w:fldCharType="end"/>
                                  </w:r>
                                  <w:r w:rsidR="00970DEE" w:rsidDel="00D30D9B">
                                    <w:delText>: Gantt-chart</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66C690" id="_x0000_s1035" type="#_x0000_t202" style="position:absolute;left:0;text-align:left;margin-left:0;margin-top:366.75pt;width:341.85pt;height:23.3pt;z-index:251692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" stroked="f">
                    <v:textbox inset="0,0,0,0">
                      <w:txbxContent>
                        <w:p w14:paraId="2336166D" w14:textId="25872553" w:rsidR="00970DEE" w:rsidRPr="00BC18D5" w:rsidRDefault="00970DEE" w:rsidP="00970DEE">
                          <w:pPr>
                            <w:pStyle w:val="Caption"/>
                            <w:rPr>
                              <w:noProof/>
                              <w:szCs w:val="22"/>
                            </w:rPr>
                          </w:pPr>
                          <w:bookmarkStart w:id="737" w:name="_Toc224290167"/>
                          <w:r>
                            <w:t xml:space="preserve">Figure </w:t>
                          </w:r>
                          <w:ins w:id="738" w:author="Michelle Le Roux" w:date="2026-03-13T10:32:00Z" w16du:dateUtc="2026-03-13T08:32:00Z">
                            <w:r w:rsidR="008D1EEF">
                              <w:fldChar w:fldCharType="begin"/>
                            </w:r>
                            <w:r w:rsidR="008D1EEF">
                              <w:instrText xml:space="preserve"> SEQ Figure \* ALPHABETIC </w:instrText>
                            </w:r>
                          </w:ins>
                          <w:r w:rsidR="008D1EEF">
                            <w:fldChar w:fldCharType="separate"/>
                          </w:r>
                          <w:ins w:id="739" w:author="Michelle Le Roux" w:date="2026-03-26T14:20:00Z" w16du:dateUtc="2026-03-26T12:20:00Z">
                            <w:r w:rsidR="00965B4A">
                              <w:rPr>
                                <w:noProof/>
                              </w:rPr>
                              <w:t>E</w:t>
                            </w:r>
                          </w:ins>
                          <w:ins w:id="740" w:author="Michelle Le Roux" w:date="2026-03-13T10:32:00Z" w16du:dateUtc="2026-03-13T08:32:00Z">
                            <w:r w:rsidR="008D1EEF">
                              <w:fldChar w:fldCharType="end"/>
                            </w:r>
                          </w:ins>
                          <w:del w:id="741" w:author="Michelle Le Roux" w:date="2026-03-13T10:30:00Z" w16du:dateUtc="2026-03-13T08:30:00Z">
                            <w:r w:rsidDel="000A1C93">
                              <w:fldChar w:fldCharType="begin"/>
                            </w:r>
                            <w:r w:rsidDel="000A1C93">
                              <w:delInstrText xml:space="preserve"> SEQ Figure \* ALPHABETIC </w:delInstrText>
                            </w:r>
                            <w:r w:rsidDel="000A1C93">
                              <w:fldChar w:fldCharType="separate"/>
                            </w:r>
                            <w:r w:rsidDel="000A1C93">
                              <w:rPr>
                                <w:noProof/>
                              </w:rPr>
                              <w:delText>B</w:delText>
                            </w:r>
                            <w:r w:rsidDel="000A1C93">
                              <w:rPr>
                                <w:noProof/>
                              </w:rPr>
                              <w:fldChar w:fldCharType="end"/>
                            </w:r>
                          </w:del>
                          <w:r>
                            <w:t xml:space="preserve">: </w:t>
                          </w:r>
                          <w:del w:id="742" w:author="Michelle Le Roux" w:date="2026-03-13T10:31:00Z" w16du:dateUtc="2026-03-13T08:31:00Z">
                            <w:r w:rsidDel="000A1C93">
                              <w:delText>G</w:delText>
                            </w:r>
                          </w:del>
                          <w:r>
                            <w:t>antt-chart</w:t>
                          </w:r>
                          <w:bookmarkEnd w:id="737"/>
                        </w:p>
                        <w:p w14:paraId="6D0708DF" w14:textId="77777777" w:rsidR="00970DEE" w:rsidRDefault="00970DEE"/>
                        <w:p w14:paraId="41EC3278" w14:textId="7E2C0B39" w:rsidR="00970DEE" w:rsidRPr="00BC18D5" w:rsidDel="00D30D9B" w:rsidRDefault="005A55D8" w:rsidP="00970DEE">
                          <w:pPr>
                            <w:pStyle w:val="Caption"/>
                            <w:rPr>
                              <w:del w:id="743" w:author="Michelle Le Roux" w:date="2026-03-13T10:13:00Z" w16du:dateUtc="2026-03-13T08:13:00Z"/>
                              <w:noProof/>
                              <w:szCs w:val="22"/>
                            </w:rPr>
                          </w:pPr>
                          <w:del w:id="744"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C</w:delText>
                            </w:r>
                            <w:r w:rsidDel="00D30D9B">
                              <w:rPr>
                                <w:noProof/>
                              </w:rPr>
                              <w:fldChar w:fldCharType="end"/>
                            </w:r>
                            <w:r w:rsidDel="00D30D9B">
                              <w:delText>: S-curve</w:delText>
                            </w:r>
                            <w:r w:rsidR="00970DEE" w:rsidDel="00D30D9B">
                              <w:delText xml:space="preserve">Figure </w:delText>
                            </w:r>
                            <w:r w:rsidR="00970DEE" w:rsidDel="00D30D9B">
                              <w:fldChar w:fldCharType="begin"/>
                            </w:r>
                            <w:r w:rsidR="00970DEE" w:rsidDel="00D30D9B">
                              <w:delInstrText xml:space="preserve"> SEQ Figure \* ALPHABETIC </w:delInstrText>
                            </w:r>
                            <w:r w:rsidR="00970DEE" w:rsidDel="00D30D9B">
                              <w:fldChar w:fldCharType="separate"/>
                            </w:r>
                            <w:r w:rsidR="00970DEE" w:rsidDel="00D30D9B">
                              <w:rPr>
                                <w:noProof/>
                              </w:rPr>
                              <w:delText>B</w:delText>
                            </w:r>
                            <w:r w:rsidR="00970DEE" w:rsidDel="00D30D9B">
                              <w:rPr>
                                <w:noProof/>
                              </w:rPr>
                              <w:fldChar w:fldCharType="end"/>
                            </w:r>
                            <w:r w:rsidR="00970DEE" w:rsidDel="00D30D9B">
                              <w:delText>: Gantt-chart</w:delText>
                            </w:r>
                          </w:del>
                        </w:p>
                        <w:p w14:paraId="1D590F52" w14:textId="7AB796DE" w:rsidR="00970DEE" w:rsidDel="00D30D9B" w:rsidRDefault="00970DEE">
                          <w:pPr>
                            <w:rPr>
                              <w:del w:id="745" w:author="Michelle Le Roux" w:date="2026-03-13T10:13:00Z" w16du:dateUtc="2026-03-13T08:13:00Z"/>
                            </w:rPr>
                          </w:pPr>
                        </w:p>
                        <w:p w14:paraId="1E036B6B" w14:textId="017C1711" w:rsidR="00970DEE" w:rsidRPr="00BC18D5" w:rsidDel="00D30D9B" w:rsidRDefault="005A55D8" w:rsidP="00970DEE">
                          <w:pPr>
                            <w:pStyle w:val="Caption"/>
                            <w:rPr>
                              <w:del w:id="746" w:author="Michelle Le Roux" w:date="2026-03-13T10:13:00Z" w16du:dateUtc="2026-03-13T08:13:00Z"/>
                              <w:noProof/>
                              <w:szCs w:val="22"/>
                            </w:rPr>
                          </w:pPr>
                          <w:del w:id="747"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C</w:delText>
                            </w:r>
                            <w:r w:rsidDel="00D30D9B">
                              <w:rPr>
                                <w:noProof/>
                              </w:rPr>
                              <w:fldChar w:fldCharType="end"/>
                            </w:r>
                            <w:r w:rsidDel="00D30D9B">
                              <w:delText>: S-curve</w:delText>
                            </w:r>
                            <w:r w:rsidR="00970DEE" w:rsidDel="00D30D9B">
                              <w:delText xml:space="preserve">Figure </w:delText>
                            </w:r>
                            <w:r w:rsidR="00970DEE" w:rsidDel="00D30D9B">
                              <w:fldChar w:fldCharType="begin"/>
                            </w:r>
                            <w:r w:rsidR="00970DEE" w:rsidDel="00D30D9B">
                              <w:delInstrText xml:space="preserve"> SEQ Figure \* ALPHABETIC </w:delInstrText>
                            </w:r>
                            <w:r w:rsidR="00970DEE" w:rsidDel="00D30D9B">
                              <w:fldChar w:fldCharType="separate"/>
                            </w:r>
                            <w:r w:rsidR="00970DEE" w:rsidDel="00D30D9B">
                              <w:rPr>
                                <w:noProof/>
                              </w:rPr>
                              <w:delText>B</w:delText>
                            </w:r>
                            <w:r w:rsidR="00970DEE" w:rsidDel="00D30D9B">
                              <w:rPr>
                                <w:noProof/>
                              </w:rPr>
                              <w:fldChar w:fldCharType="end"/>
                            </w:r>
                            <w:r w:rsidR="00970DEE" w:rsidDel="00D30D9B">
                              <w:delText>: Gantt-chart</w:delText>
                            </w:r>
                          </w:del>
                        </w:p>
                        <w:p w14:paraId="043CA491" w14:textId="108DA538" w:rsidR="00970DEE" w:rsidDel="00D30D9B" w:rsidRDefault="00970DEE">
                          <w:pPr>
                            <w:rPr>
                              <w:del w:id="748" w:author="Michelle Le Roux" w:date="2026-03-13T10:13:00Z" w16du:dateUtc="2026-03-13T08:13:00Z"/>
                            </w:rPr>
                          </w:pPr>
                        </w:p>
                        <w:p w14:paraId="13F930C4" w14:textId="1903B627" w:rsidR="00970DEE" w:rsidRPr="00BC18D5" w:rsidRDefault="005A55D8" w:rsidP="00970DEE">
                          <w:pPr>
                            <w:pStyle w:val="Caption"/>
                            <w:rPr>
                              <w:noProof/>
                              <w:szCs w:val="22"/>
                            </w:rPr>
                          </w:pPr>
                          <w:del w:id="749" w:author="Michelle Le Roux" w:date="2026-03-13T10:13:00Z" w16du:dateUtc="2026-03-13T08:13:00Z">
                            <w:r w:rsidDel="00D30D9B">
                              <w:delText xml:space="preserve">Figure </w:delText>
                            </w:r>
                            <w:r w:rsidDel="00D30D9B">
                              <w:fldChar w:fldCharType="begin"/>
                            </w:r>
                            <w:r w:rsidDel="00D30D9B">
                              <w:delInstrText xml:space="preserve"> SEQ Figure \* ALPHABETIC </w:delInstrText>
                            </w:r>
                            <w:r w:rsidDel="00D30D9B">
                              <w:fldChar w:fldCharType="separate"/>
                            </w:r>
                            <w:r w:rsidDel="00D30D9B">
                              <w:rPr>
                                <w:noProof/>
                              </w:rPr>
                              <w:delText>C</w:delText>
                            </w:r>
                            <w:r w:rsidDel="00D30D9B">
                              <w:rPr>
                                <w:noProof/>
                              </w:rPr>
                              <w:fldChar w:fldCharType="end"/>
                            </w:r>
                            <w:r w:rsidDel="00D30D9B">
                              <w:delText>: S-curve</w:delText>
                            </w:r>
                            <w:r w:rsidR="00970DEE" w:rsidDel="00D30D9B">
                              <w:delText xml:space="preserve">Figure </w:delText>
                            </w:r>
                            <w:r w:rsidR="00970DEE" w:rsidDel="00D30D9B">
                              <w:fldChar w:fldCharType="begin"/>
                            </w:r>
                            <w:r w:rsidR="00970DEE" w:rsidDel="00D30D9B">
                              <w:delInstrText xml:space="preserve"> SEQ Figure \* ALPHABETIC </w:delInstrText>
                            </w:r>
                            <w:r w:rsidR="00970DEE" w:rsidDel="00D30D9B">
                              <w:fldChar w:fldCharType="separate"/>
                            </w:r>
                            <w:r w:rsidR="00970DEE" w:rsidDel="00D30D9B">
                              <w:rPr>
                                <w:noProof/>
                              </w:rPr>
                              <w:delText>B</w:delText>
                            </w:r>
                            <w:r w:rsidR="00970DEE" w:rsidDel="00D30D9B">
                              <w:rPr>
                                <w:noProof/>
                              </w:rPr>
                              <w:fldChar w:fldCharType="end"/>
                            </w:r>
                            <w:r w:rsidR="00970DEE" w:rsidDel="00D30D9B">
                              <w:delText>: Gantt-chart</w:delText>
                            </w:r>
                          </w:del>
                        </w:p>
                      </w:txbxContent>
                    </v:textbox>
                    <w10:wrap type="square" anchorx="margin"/>
                  </v:shape>
                </w:pict>
              </mc:Fallback>
            </mc:AlternateContent>
          </w:r>
        </w:del>
        <w:del w:id="750" w:author="Michelle Le Roux" w:date="2026-03-26T14:02:00Z" w16du:dateUtc="2026-03-26T12:02:00Z">
          <w:r w:rsidR="00970DEE" w:rsidRPr="00183DD1" w:rsidDel="00071D06">
            <w:rPr>
              <w:noProof/>
            </w:rPr>
            <w:drawing>
              <wp:anchor distT="0" distB="0" distL="114300" distR="114300" simplePos="0" relativeHeight="251691008" behindDoc="0" locked="0" layoutInCell="1" hidden="0" allowOverlap="1" wp14:anchorId="76940125" wp14:editId="1B26278C">
                <wp:simplePos x="0" y="0"/>
                <wp:positionH relativeFrom="margin">
                  <wp:posOffset>6112156</wp:posOffset>
                </wp:positionH>
                <wp:positionV relativeFrom="margin">
                  <wp:posOffset>1685290</wp:posOffset>
                </wp:positionV>
                <wp:extent cx="914400" cy="561975"/>
                <wp:effectExtent l="0" t="0" r="0" b="9525"/>
                <wp:wrapSquare wrapText="bothSides" distT="0" distB="0" distL="114300" distR="114300"/>
                <wp:docPr id="15335886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914400" cy="561975"/>
                        </a:xfrm>
                        <a:prstGeom prst="rect">
                          <a:avLst/>
                        </a:prstGeom>
                        <a:ln/>
                      </pic:spPr>
                    </pic:pic>
                  </a:graphicData>
                </a:graphic>
              </wp:anchor>
            </w:drawing>
          </w:r>
        </w:del>
        <w:del w:id="751" w:author="Michelle Le Roux" w:date="2026-03-26T14:00:00Z" w16du:dateUtc="2026-03-26T12:00:00Z">
          <w:r w:rsidR="00970DEE" w:rsidRPr="00183DD1" w:rsidDel="00071D06">
            <w:rPr>
              <w:noProof/>
            </w:rPr>
            <w:drawing>
              <wp:anchor distT="0" distB="0" distL="114300" distR="114300" simplePos="0" relativeHeight="251689984" behindDoc="0" locked="0" layoutInCell="1" hidden="0" allowOverlap="1" wp14:anchorId="4E50A0E1" wp14:editId="04EF8E24">
                <wp:simplePos x="0" y="0"/>
                <wp:positionH relativeFrom="margin">
                  <wp:posOffset>644954</wp:posOffset>
                </wp:positionH>
                <wp:positionV relativeFrom="margin">
                  <wp:posOffset>771598</wp:posOffset>
                </wp:positionV>
                <wp:extent cx="7850505" cy="4341495"/>
                <wp:effectExtent l="0" t="0" r="0" b="1905"/>
                <wp:wrapSquare wrapText="bothSides" distT="0" distB="0" distL="114300" distR="114300"/>
                <wp:docPr id="3196495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r="8137"/>
                        <a:stretch>
                          <a:fillRect/>
                        </a:stretch>
                      </pic:blipFill>
                      <pic:spPr>
                        <a:xfrm>
                          <a:off x="0" y="0"/>
                          <a:ext cx="7850505" cy="4341495"/>
                        </a:xfrm>
                        <a:prstGeom prst="rect">
                          <a:avLst/>
                        </a:prstGeom>
                        <a:ln/>
                      </pic:spPr>
                    </pic:pic>
                  </a:graphicData>
                </a:graphic>
                <wp14:sizeRelH relativeFrom="margin">
                  <wp14:pctWidth>0</wp14:pctWidth>
                </wp14:sizeRelH>
                <wp14:sizeRelV relativeFrom="margin">
                  <wp14:pctHeight>0</wp14:pctHeight>
                </wp14:sizeRelV>
              </wp:anchor>
            </w:drawing>
          </w:r>
        </w:del>
        <w:r w:rsidR="00970DEE">
          <w:br w:type="page"/>
        </w:r>
      </w:moveTo>
    </w:p>
    <w:p w14:paraId="2B3AF493" w14:textId="23A701AE" w:rsidR="0055618F" w:rsidRDefault="0055618F" w:rsidP="00FF60A0">
      <w:pPr>
        <w:pStyle w:val="Heading1"/>
        <w:numPr>
          <w:ilvl w:val="0"/>
          <w:numId w:val="0"/>
        </w:numPr>
        <w:ind w:left="432" w:hanging="432"/>
        <w:pPrChange w:id="752" w:author="Michelle Le Roux" w:date="2026-03-26T13:17:00Z" w16du:dateUtc="2026-03-26T11:17:00Z">
          <w:pPr>
            <w:pStyle w:val="Heading1"/>
          </w:pPr>
        </w:pPrChange>
      </w:pPr>
      <w:bookmarkStart w:id="753" w:name="_Toc225427358"/>
      <w:moveToRangeEnd w:id="696"/>
      <w:r w:rsidRPr="00183DD1">
        <w:lastRenderedPageBreak/>
        <w:t xml:space="preserve">Appendix </w:t>
      </w:r>
      <w:ins w:id="754" w:author="Michelle Le Roux" w:date="2026-03-13T09:29:00Z" w16du:dateUtc="2026-03-13T07:29:00Z">
        <w:r w:rsidR="002A32C7">
          <w:t>C</w:t>
        </w:r>
      </w:ins>
      <w:del w:id="755" w:author="Michelle Le Roux" w:date="2026-03-13T09:29:00Z" w16du:dateUtc="2026-03-13T07:29:00Z">
        <w:r w:rsidDel="002A32C7">
          <w:delText>D</w:delText>
        </w:r>
      </w:del>
      <w:r w:rsidRPr="00183DD1">
        <w:t xml:space="preserve">: </w:t>
      </w:r>
      <w:r w:rsidR="00165F8A">
        <w:t>S-</w:t>
      </w:r>
      <w:r w:rsidR="005A55D8">
        <w:t>c</w:t>
      </w:r>
      <w:r w:rsidR="00165F8A">
        <w:t>urve</w:t>
      </w:r>
      <w:bookmarkEnd w:id="753"/>
    </w:p>
    <w:p w14:paraId="3B3A9229" w14:textId="215996CF" w:rsidR="00165F8A" w:rsidRDefault="008D1EEF" w:rsidP="00165F8A">
      <w:ins w:id="756" w:author="Michelle Le Roux" w:date="2026-03-13T10:33:00Z" w16du:dateUtc="2026-03-13T08:33:00Z">
        <w:r>
          <w:rPr>
            <w:noProof/>
          </w:rPr>
          <mc:AlternateContent>
            <mc:Choice Requires="wps">
              <w:drawing>
                <wp:anchor distT="0" distB="0" distL="114300" distR="114300" simplePos="0" relativeHeight="251700224" behindDoc="0" locked="0" layoutInCell="1" allowOverlap="1" wp14:anchorId="04FB3CAC" wp14:editId="3ACEDA75">
                  <wp:simplePos x="0" y="0"/>
                  <wp:positionH relativeFrom="column">
                    <wp:posOffset>955040</wp:posOffset>
                  </wp:positionH>
                  <wp:positionV relativeFrom="paragraph">
                    <wp:posOffset>5076190</wp:posOffset>
                  </wp:positionV>
                  <wp:extent cx="6949440" cy="635"/>
                  <wp:effectExtent l="0" t="0" r="0" b="0"/>
                  <wp:wrapSquare wrapText="bothSides"/>
                  <wp:docPr id="1176686344" name="Text Box 1"/>
                  <wp:cNvGraphicFramePr/>
                  <a:graphic xmlns:a="http://schemas.openxmlformats.org/drawingml/2006/main">
                    <a:graphicData uri="http://schemas.microsoft.com/office/word/2010/wordprocessingShape">
                      <wps:wsp>
                        <wps:cNvSpPr txBox="1"/>
                        <wps:spPr>
                          <a:xfrm>
                            <a:off x="0" y="0"/>
                            <a:ext cx="6949440" cy="635"/>
                          </a:xfrm>
                          <a:prstGeom prst="rect">
                            <a:avLst/>
                          </a:prstGeom>
                          <a:solidFill>
                            <a:prstClr val="white"/>
                          </a:solidFill>
                          <a:ln>
                            <a:noFill/>
                          </a:ln>
                        </wps:spPr>
                        <wps:txbx>
                          <w:txbxContent>
                            <w:p w14:paraId="3E97F507" w14:textId="0AA14FD1" w:rsidR="008D1EEF" w:rsidRPr="00057922" w:rsidRDefault="008D1EEF">
                              <w:pPr>
                                <w:pStyle w:val="Caption"/>
                                <w:rPr>
                                  <w:noProof/>
                                </w:rPr>
                                <w:pPrChange w:id="757" w:author="Michelle Le Roux" w:date="2026-03-13T10:33:00Z" w16du:dateUtc="2026-03-13T08:33:00Z">
                                  <w:pPr/>
                                </w:pPrChange>
                              </w:pPr>
                              <w:ins w:id="758" w:author="Michelle Le Roux" w:date="2026-03-13T10:33:00Z" w16du:dateUtc="2026-03-13T08:33:00Z">
                                <w:r>
                                  <w:t>Figure C: S-curve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FB3CAC" id="_x0000_s1036" type="#_x0000_t202" style="position:absolute;left:0;text-align:left;margin-left:75.2pt;margin-top:399.7pt;width:547.2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" stroked="f">
                  <v:textbox style="mso-fit-shape-to-text:t" inset="0,0,0,0">
                    <w:txbxContent>
                      <w:p w14:paraId="3E97F507" w14:textId="0AA14FD1" w:rsidR="008D1EEF" w:rsidRPr="00057922" w:rsidRDefault="008D1EEF">
                        <w:pPr>
                          <w:pStyle w:val="Caption"/>
                          <w:rPr>
                            <w:noProof/>
                          </w:rPr>
                          <w:pPrChange w:id="759" w:author="Michelle Le Roux" w:date="2026-03-13T10:33:00Z" w16du:dateUtc="2026-03-13T08:33:00Z">
                            <w:pPr/>
                          </w:pPrChange>
                        </w:pPr>
                        <w:ins w:id="760" w:author="Michelle Le Roux" w:date="2026-03-13T10:33:00Z" w16du:dateUtc="2026-03-13T08:33:00Z">
                          <w:r>
                            <w:t>Figure C: S-curve</w:t>
                          </w:r>
                        </w:ins>
                      </w:p>
                    </w:txbxContent>
                  </v:textbox>
                  <w10:wrap type="square"/>
                </v:shape>
              </w:pict>
            </mc:Fallback>
          </mc:AlternateContent>
        </w:r>
      </w:ins>
      <w:r w:rsidR="00165F8A" w:rsidRPr="00165F8A">
        <w:rPr>
          <w:noProof/>
        </w:rPr>
        <w:drawing>
          <wp:anchor distT="0" distB="0" distL="114300" distR="114300" simplePos="0" relativeHeight="251668480" behindDoc="0" locked="0" layoutInCell="1" allowOverlap="1" wp14:anchorId="13A208D7" wp14:editId="73123F4C">
            <wp:simplePos x="0" y="0"/>
            <wp:positionH relativeFrom="margin">
              <wp:align>center</wp:align>
            </wp:positionH>
            <wp:positionV relativeFrom="paragraph">
              <wp:posOffset>387985</wp:posOffset>
            </wp:positionV>
            <wp:extent cx="6949440" cy="4631055"/>
            <wp:effectExtent l="0" t="0" r="3810" b="0"/>
            <wp:wrapSquare wrapText="bothSides"/>
            <wp:docPr id="314458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49440" cy="4631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5F8A">
        <w:t>The S-</w:t>
      </w:r>
      <w:ins w:id="761" w:author="Michelle Le Roux" w:date="2026-03-13T10:14:00Z" w16du:dateUtc="2026-03-13T08:14:00Z">
        <w:r w:rsidR="00D30D9B">
          <w:t>c</w:t>
        </w:r>
      </w:ins>
      <w:del w:id="762" w:author="Michelle Le Roux" w:date="2026-03-13T10:14:00Z" w16du:dateUtc="2026-03-13T08:14:00Z">
        <w:r w:rsidR="00165F8A" w:rsidDel="00D30D9B">
          <w:delText>C</w:delText>
        </w:r>
      </w:del>
      <w:r w:rsidR="00165F8A">
        <w:t xml:space="preserve">urve represents the cumulative planned hours over the course of the project. </w:t>
      </w:r>
    </w:p>
    <w:p w14:paraId="4A39D83A" w14:textId="25562F5C" w:rsidR="00165F8A" w:rsidRPr="00165F8A" w:rsidDel="006A66CE" w:rsidRDefault="00165F8A" w:rsidP="00165F8A">
      <w:pPr>
        <w:rPr>
          <w:del w:id="763" w:author="Michelle Le Roux" w:date="2026-03-13T10:26:00Z" w16du:dateUtc="2026-03-13T08:26:00Z"/>
        </w:rPr>
      </w:pPr>
    </w:p>
    <w:p w14:paraId="138C44EF" w14:textId="7663AFD0" w:rsidR="00165F8A" w:rsidRPr="00165F8A" w:rsidDel="006A66CE" w:rsidRDefault="00165F8A" w:rsidP="00165F8A">
      <w:pPr>
        <w:rPr>
          <w:del w:id="764" w:author="Michelle Le Roux" w:date="2026-03-13T10:26:00Z" w16du:dateUtc="2026-03-13T08:26:00Z"/>
        </w:rPr>
      </w:pPr>
    </w:p>
    <w:p w14:paraId="5DC93251" w14:textId="695CC522" w:rsidR="00165F8A" w:rsidRPr="00165F8A" w:rsidDel="006A66CE" w:rsidRDefault="00165F8A" w:rsidP="00165F8A">
      <w:pPr>
        <w:rPr>
          <w:del w:id="765" w:author="Michelle Le Roux" w:date="2026-03-13T10:26:00Z" w16du:dateUtc="2026-03-13T08:26:00Z"/>
        </w:rPr>
      </w:pPr>
    </w:p>
    <w:p w14:paraId="079DD64F" w14:textId="27038BE2" w:rsidR="00165F8A" w:rsidDel="006A66CE" w:rsidRDefault="00165F8A" w:rsidP="00165F8A">
      <w:pPr>
        <w:rPr>
          <w:del w:id="766" w:author="Michelle Le Roux" w:date="2026-03-13T10:26:00Z" w16du:dateUtc="2026-03-13T08:26:00Z"/>
        </w:rPr>
      </w:pPr>
    </w:p>
    <w:p w14:paraId="7AECD76C" w14:textId="7285F096" w:rsidR="00165F8A" w:rsidDel="006A66CE" w:rsidRDefault="00F92937">
      <w:pPr>
        <w:rPr>
          <w:del w:id="767" w:author="Michelle Le Roux" w:date="2026-03-13T10:25:00Z" w16du:dateUtc="2026-03-13T08:25:00Z"/>
        </w:rPr>
      </w:pPr>
      <w:del w:id="768" w:author="Michelle Le Roux" w:date="2026-03-13T10:26:00Z" w16du:dateUtc="2026-03-13T08:26:00Z">
        <w:r w:rsidDel="006A66CE">
          <w:rPr>
            <w:noProof/>
          </w:rPr>
          <mc:AlternateContent>
            <mc:Choice Requires="wps">
              <w:drawing>
                <wp:anchor distT="0" distB="0" distL="114300" distR="114300" simplePos="0" relativeHeight="251686912" behindDoc="0" locked="0" layoutInCell="1" allowOverlap="1" wp14:anchorId="11C498A1" wp14:editId="4385A161">
                  <wp:simplePos x="0" y="0"/>
                  <wp:positionH relativeFrom="margin">
                    <wp:align>center</wp:align>
                  </wp:positionH>
                  <wp:positionV relativeFrom="paragraph">
                    <wp:posOffset>3587750</wp:posOffset>
                  </wp:positionV>
                  <wp:extent cx="6949440" cy="635"/>
                  <wp:effectExtent l="0" t="0" r="3810" b="6985"/>
                  <wp:wrapSquare wrapText="bothSides"/>
                  <wp:docPr id="250863419" name="Text Box 1"/>
                  <wp:cNvGraphicFramePr/>
                  <a:graphic xmlns:a="http://schemas.openxmlformats.org/drawingml/2006/main">
                    <a:graphicData uri="http://schemas.microsoft.com/office/word/2010/wordprocessingShape">
                      <wps:wsp>
                        <wps:cNvSpPr txBox="1"/>
                        <wps:spPr>
                          <a:xfrm>
                            <a:off x="0" y="0"/>
                            <a:ext cx="6949440" cy="635"/>
                          </a:xfrm>
                          <a:prstGeom prst="rect">
                            <a:avLst/>
                          </a:prstGeom>
                          <a:solidFill>
                            <a:prstClr val="white"/>
                          </a:solidFill>
                          <a:ln>
                            <a:noFill/>
                          </a:ln>
                        </wps:spPr>
                        <wps:txbx>
                          <w:txbxContent>
                            <w:p w14:paraId="1249FE0B" w14:textId="544EB6E9" w:rsidR="005A55D8" w:rsidRPr="00EE16FF" w:rsidRDefault="005A55D8" w:rsidP="005A55D8">
                              <w:pPr>
                                <w:pStyle w:val="Caption"/>
                                <w:rPr>
                                  <w:noProof/>
                                  <w:szCs w:val="22"/>
                                </w:rPr>
                              </w:pPr>
                              <w:bookmarkStart w:id="769" w:name="_Toc224290168"/>
                              <w:r>
                                <w:t xml:space="preserve">Figure </w:t>
                              </w:r>
                              <w:ins w:id="770" w:author="Michelle Le Roux" w:date="2026-03-13T10:32:00Z" w16du:dateUtc="2026-03-13T08:32:00Z">
                                <w:r w:rsidR="008D1EEF">
                                  <w:fldChar w:fldCharType="begin"/>
                                </w:r>
                                <w:r w:rsidR="008D1EEF">
                                  <w:instrText xml:space="preserve"> SEQ Figure \* ALPHABETIC </w:instrText>
                                </w:r>
                              </w:ins>
                              <w:r w:rsidR="008D1EEF">
                                <w:fldChar w:fldCharType="separate"/>
                              </w:r>
                              <w:ins w:id="771" w:author="Michelle Le Roux" w:date="2026-03-26T14:20:00Z" w16du:dateUtc="2026-03-26T12:20:00Z">
                                <w:r w:rsidR="00965B4A">
                                  <w:rPr>
                                    <w:noProof/>
                                  </w:rPr>
                                  <w:t>F</w:t>
                                </w:r>
                              </w:ins>
                              <w:ins w:id="772" w:author="Michelle Le Roux" w:date="2026-03-13T10:32:00Z" w16du:dateUtc="2026-03-13T08:32:00Z">
                                <w:r w:rsidR="008D1EEF">
                                  <w:fldChar w:fldCharType="end"/>
                                </w:r>
                              </w:ins>
                              <w:del w:id="773" w:author="Michelle Le Roux" w:date="2026-03-13T10:30:00Z" w16du:dateUtc="2026-03-13T08:30:00Z">
                                <w:r w:rsidDel="000A1C93">
                                  <w:fldChar w:fldCharType="begin"/>
                                </w:r>
                                <w:r w:rsidDel="000A1C93">
                                  <w:delInstrText xml:space="preserve"> SEQ Figure \* ALPHABETIC </w:delInstrText>
                                </w:r>
                                <w:r w:rsidDel="000A1C93">
                                  <w:fldChar w:fldCharType="separate"/>
                                </w:r>
                                <w:r w:rsidDel="000A1C93">
                                  <w:rPr>
                                    <w:noProof/>
                                  </w:rPr>
                                  <w:delText>C</w:delText>
                                </w:r>
                                <w:r w:rsidDel="000A1C93">
                                  <w:rPr>
                                    <w:noProof/>
                                  </w:rPr>
                                  <w:fldChar w:fldCharType="end"/>
                                </w:r>
                              </w:del>
                              <w:r>
                                <w:t>: S-curve</w:t>
                              </w:r>
                              <w:bookmarkEnd w:id="7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C498A1" id="_x0000_s1037" type="#_x0000_t202" style="position:absolute;left:0;text-align:left;margin-left:0;margin-top:282.5pt;width:547.2pt;height:.05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" stroked="f">
                  <v:textbox style="mso-fit-shape-to-text:t" inset="0,0,0,0">
                    <w:txbxContent>
                      <w:p w14:paraId="1249FE0B" w14:textId="544EB6E9" w:rsidR="005A55D8" w:rsidRPr="00EE16FF" w:rsidRDefault="005A55D8" w:rsidP="005A55D8">
                        <w:pPr>
                          <w:pStyle w:val="Caption"/>
                          <w:rPr>
                            <w:noProof/>
                            <w:szCs w:val="22"/>
                          </w:rPr>
                        </w:pPr>
                        <w:bookmarkStart w:id="774" w:name="_Toc224290168"/>
                        <w:r>
                          <w:t xml:space="preserve">Figure </w:t>
                        </w:r>
                        <w:ins w:id="775" w:author="Michelle Le Roux" w:date="2026-03-13T10:32:00Z" w16du:dateUtc="2026-03-13T08:32:00Z">
                          <w:r w:rsidR="008D1EEF">
                            <w:fldChar w:fldCharType="begin"/>
                          </w:r>
                          <w:r w:rsidR="008D1EEF">
                            <w:instrText xml:space="preserve"> SEQ Figure \* ALPHABETIC </w:instrText>
                          </w:r>
                        </w:ins>
                        <w:r w:rsidR="008D1EEF">
                          <w:fldChar w:fldCharType="separate"/>
                        </w:r>
                        <w:ins w:id="776" w:author="Michelle Le Roux" w:date="2026-03-26T14:20:00Z" w16du:dateUtc="2026-03-26T12:20:00Z">
                          <w:r w:rsidR="00965B4A">
                            <w:rPr>
                              <w:noProof/>
                            </w:rPr>
                            <w:t>F</w:t>
                          </w:r>
                        </w:ins>
                        <w:ins w:id="777" w:author="Michelle Le Roux" w:date="2026-03-13T10:32:00Z" w16du:dateUtc="2026-03-13T08:32:00Z">
                          <w:r w:rsidR="008D1EEF">
                            <w:fldChar w:fldCharType="end"/>
                          </w:r>
                        </w:ins>
                        <w:del w:id="778" w:author="Michelle Le Roux" w:date="2026-03-13T10:30:00Z" w16du:dateUtc="2026-03-13T08:30:00Z">
                          <w:r w:rsidDel="000A1C93">
                            <w:fldChar w:fldCharType="begin"/>
                          </w:r>
                          <w:r w:rsidDel="000A1C93">
                            <w:delInstrText xml:space="preserve"> SEQ Figure \* ALPHABETIC </w:delInstrText>
                          </w:r>
                          <w:r w:rsidDel="000A1C93">
                            <w:fldChar w:fldCharType="separate"/>
                          </w:r>
                          <w:r w:rsidDel="000A1C93">
                            <w:rPr>
                              <w:noProof/>
                            </w:rPr>
                            <w:delText>C</w:delText>
                          </w:r>
                          <w:r w:rsidDel="000A1C93">
                            <w:rPr>
                              <w:noProof/>
                            </w:rPr>
                            <w:fldChar w:fldCharType="end"/>
                          </w:r>
                        </w:del>
                        <w:r>
                          <w:t>: S-curve</w:t>
                        </w:r>
                        <w:bookmarkEnd w:id="774"/>
                      </w:p>
                    </w:txbxContent>
                  </v:textbox>
                  <w10:wrap type="square" anchorx="margin"/>
                </v:shape>
              </w:pict>
            </mc:Fallback>
          </mc:AlternateContent>
        </w:r>
        <w:r w:rsidR="00165F8A" w:rsidDel="006A66CE">
          <w:br w:type="page"/>
        </w:r>
      </w:del>
    </w:p>
    <w:p w14:paraId="1F3345B2" w14:textId="042D688F" w:rsidR="00165F8A" w:rsidRPr="001175AF" w:rsidDel="002A32C7" w:rsidRDefault="00165F8A" w:rsidP="001175AF">
      <w:pPr>
        <w:pStyle w:val="Heading1"/>
        <w:rPr>
          <w:del w:id="779" w:author="Michelle Le Roux" w:date="2026-03-13T09:27:00Z" w16du:dateUtc="2026-03-13T07:27:00Z"/>
        </w:rPr>
      </w:pPr>
      <w:bookmarkStart w:id="780" w:name="_Ref224135484"/>
      <w:del w:id="781" w:author="Michelle Le Roux" w:date="2026-03-13T09:27:00Z" w16du:dateUtc="2026-03-13T07:27:00Z">
        <w:r w:rsidRPr="001175AF" w:rsidDel="002A32C7">
          <w:delText xml:space="preserve">Appendix E: Literature </w:delText>
        </w:r>
        <w:r w:rsidR="005A55D8" w:rsidDel="002A32C7">
          <w:delText>s</w:delText>
        </w:r>
        <w:r w:rsidRPr="001175AF" w:rsidDel="002A32C7">
          <w:delText>tudy</w:delText>
        </w:r>
        <w:bookmarkEnd w:id="780"/>
      </w:del>
    </w:p>
    <w:p w14:paraId="45CBDC58" w14:textId="08A27F5B" w:rsidR="00165F8A" w:rsidDel="002A32C7" w:rsidRDefault="00165F8A" w:rsidP="00165F8A">
      <w:pPr>
        <w:pStyle w:val="Heading2"/>
        <w:rPr>
          <w:del w:id="782" w:author="Michelle Le Roux" w:date="2026-03-13T09:27:00Z" w16du:dateUtc="2026-03-13T07:27:00Z"/>
        </w:rPr>
      </w:pPr>
      <w:del w:id="783" w:author="Michelle Le Roux" w:date="2026-03-13T09:27:00Z" w16du:dateUtc="2026-03-13T07:27:00Z">
        <w:r w:rsidRPr="00165F8A" w:rsidDel="002A32C7">
          <w:delText xml:space="preserve">E.1: </w:delText>
        </w:r>
        <w:r w:rsidDel="002A32C7">
          <w:delText>Overview of the drivers of the rand-dollar exchange rate</w:delText>
        </w:r>
      </w:del>
    </w:p>
    <w:p w14:paraId="05240B5B" w14:textId="5DB54418" w:rsidR="00165F8A" w:rsidRPr="00616404" w:rsidDel="002A32C7" w:rsidRDefault="00165F8A" w:rsidP="00165F8A">
      <w:pPr>
        <w:rPr>
          <w:del w:id="784" w:author="Michelle Le Roux" w:date="2026-03-13T09:27:00Z" w16du:dateUtc="2026-03-13T07:27:00Z"/>
        </w:rPr>
      </w:pPr>
      <w:del w:id="785" w:author="Michelle Le Roux" w:date="2026-03-13T09:27:00Z" w16du:dateUtc="2026-03-13T07:27:00Z">
        <w:r w:rsidRPr="00616404" w:rsidDel="002A32C7">
          <w:br w:type="page"/>
        </w:r>
      </w:del>
    </w:p>
    <w:p w14:paraId="14F3A393" w14:textId="3986C4C7" w:rsidR="004E5749" w:rsidRPr="004E5749" w:rsidDel="002A32C7" w:rsidRDefault="00165F8A">
      <w:pPr>
        <w:pStyle w:val="Heading2"/>
        <w:ind w:left="0" w:firstLine="0"/>
        <w:rPr>
          <w:del w:id="786" w:author="Michelle Le Roux" w:date="2026-03-13T09:26:00Z" w16du:dateUtc="2026-03-13T07:26:00Z"/>
        </w:rPr>
        <w:pPrChange w:id="787" w:author="Michelle Le Roux" w:date="2026-03-13T09:27:00Z" w16du:dateUtc="2026-03-13T07:27:00Z">
          <w:pPr>
            <w:pStyle w:val="Heading2"/>
          </w:pPr>
        </w:pPrChange>
      </w:pPr>
      <w:del w:id="788" w:author="Michelle Le Roux" w:date="2026-03-13T09:26:00Z" w16du:dateUtc="2026-03-13T07:26:00Z">
        <w:r w:rsidDel="002A32C7">
          <w:delText>E.2: References</w:delText>
        </w:r>
      </w:del>
    </w:p>
    <w:customXmlDelRangeStart w:id="789" w:author="Michelle Le Roux" w:date="2026-03-13T09:26:00Z"/>
    <w:sdt>
      <w:sdtPr>
        <w:id w:val="111145805"/>
        <w:bibliography/>
      </w:sdtPr>
      <w:sdtEndPr>
        <w:rPr>
          <w:kern w:val="0"/>
        </w:rPr>
      </w:sdtEndPr>
      <w:sdtContent>
        <w:customXmlDelRangeEnd w:id="789"/>
        <w:p w14:paraId="4664F6E9" w14:textId="2FA475FE" w:rsidR="00707397" w:rsidDel="002A32C7" w:rsidRDefault="00165F8A" w:rsidP="00707397">
          <w:pPr>
            <w:pStyle w:val="Bibliography"/>
            <w:rPr>
              <w:del w:id="790" w:author="Michelle Le Roux" w:date="2026-03-13T09:26:00Z" w16du:dateUtc="2026-03-13T07:26:00Z"/>
              <w:noProof/>
              <w:kern w:val="0"/>
              <w:sz w:val="24"/>
              <w:szCs w:val="24"/>
            </w:rPr>
          </w:pPr>
          <w:del w:id="791" w:author="Michelle Le Roux" w:date="2026-03-13T09:26:00Z" w16du:dateUtc="2026-03-13T07:26:00Z">
            <w:r w:rsidRPr="00616404" w:rsidDel="002A32C7">
              <w:fldChar w:fldCharType="begin"/>
            </w:r>
            <w:r w:rsidRPr="00616404" w:rsidDel="002A32C7">
              <w:delInstrText xml:space="preserve"> BIBLIOGRAPHY </w:delInstrText>
            </w:r>
            <w:r w:rsidRPr="00616404" w:rsidDel="002A32C7">
              <w:fldChar w:fldCharType="separate"/>
            </w:r>
            <w:r w:rsidR="00707397" w:rsidDel="002A32C7">
              <w:rPr>
                <w:noProof/>
              </w:rPr>
              <w:delText xml:space="preserve">Analytics, C., 2026. </w:delText>
            </w:r>
            <w:r w:rsidR="00707397" w:rsidDel="002A32C7">
              <w:rPr>
                <w:i/>
                <w:iCs/>
                <w:noProof/>
              </w:rPr>
              <w:delText xml:space="preserve">EconData. </w:delText>
            </w:r>
            <w:r w:rsidR="00707397" w:rsidDel="002A32C7">
              <w:rPr>
                <w:noProof/>
              </w:rPr>
              <w:delText xml:space="preserve">[Online] </w:delText>
            </w:r>
            <w:r w:rsidR="00707397" w:rsidDel="002A32C7">
              <w:rPr>
                <w:noProof/>
              </w:rPr>
              <w:br/>
              <w:delText xml:space="preserve">Available at: </w:delText>
            </w:r>
            <w:r w:rsidR="00707397" w:rsidDel="002A32C7">
              <w:rPr>
                <w:noProof/>
                <w:u w:val="single"/>
              </w:rPr>
              <w:delText>https://econdata.co.za/user-guide/codera/financial-markets/</w:delText>
            </w:r>
            <w:r w:rsidR="00707397" w:rsidDel="002A32C7">
              <w:rPr>
                <w:noProof/>
              </w:rPr>
              <w:br/>
              <w:delText>[Accessed 11 March 2026].</w:delText>
            </w:r>
          </w:del>
        </w:p>
        <w:p w14:paraId="2A612269" w14:textId="2DEC25FF" w:rsidR="00707397" w:rsidDel="002A32C7" w:rsidRDefault="00707397" w:rsidP="00707397">
          <w:pPr>
            <w:pStyle w:val="Bibliography"/>
            <w:rPr>
              <w:del w:id="792" w:author="Michelle Le Roux" w:date="2026-03-13T09:26:00Z" w16du:dateUtc="2026-03-13T07:26:00Z"/>
              <w:noProof/>
            </w:rPr>
          </w:pPr>
          <w:del w:id="793" w:author="Michelle Le Roux" w:date="2026-03-13T09:26:00Z" w16du:dateUtc="2026-03-13T07:26:00Z">
            <w:r w:rsidDel="002A32C7">
              <w:rPr>
                <w:noProof/>
              </w:rPr>
              <w:delText xml:space="preserve">Botha, B., Mano, K. &amp; Ruch, F., 2019. A Stylised Semi-Structural Model of the Equilibrium REER. </w:delText>
            </w:r>
            <w:r w:rsidDel="002A32C7">
              <w:rPr>
                <w:i/>
                <w:iCs/>
                <w:noProof/>
              </w:rPr>
              <w:delText xml:space="preserve">South African Reserve Bank, </w:delText>
            </w:r>
            <w:r w:rsidDel="002A32C7">
              <w:rPr>
                <w:noProof/>
              </w:rPr>
              <w:delText>Volume 9341.</w:delText>
            </w:r>
          </w:del>
        </w:p>
        <w:p w14:paraId="6B71E0D9" w14:textId="6C702734" w:rsidR="00707397" w:rsidDel="002A32C7" w:rsidRDefault="00707397" w:rsidP="00707397">
          <w:pPr>
            <w:pStyle w:val="Bibliography"/>
            <w:rPr>
              <w:del w:id="794" w:author="Michelle Le Roux" w:date="2026-03-13T09:26:00Z" w16du:dateUtc="2026-03-13T07:26:00Z"/>
              <w:noProof/>
            </w:rPr>
          </w:pPr>
          <w:del w:id="795" w:author="Michelle Le Roux" w:date="2026-03-13T09:26:00Z" w16du:dateUtc="2026-03-13T07:26:00Z">
            <w:r w:rsidDel="002A32C7">
              <w:rPr>
                <w:noProof/>
              </w:rPr>
              <w:delText xml:space="preserve">de Jager, S., 2012. Modelling South Africa’s equilibrium real effective. </w:delText>
            </w:r>
            <w:r w:rsidDel="002A32C7">
              <w:rPr>
                <w:i/>
                <w:iCs/>
                <w:noProof/>
              </w:rPr>
              <w:delText xml:space="preserve">South African Reserve Bank Working Paper Series, </w:delText>
            </w:r>
            <w:r w:rsidDel="002A32C7">
              <w:rPr>
                <w:noProof/>
              </w:rPr>
              <w:delText>Volume 5020.</w:delText>
            </w:r>
          </w:del>
        </w:p>
        <w:p w14:paraId="0ACBC259" w14:textId="4C8D41C3" w:rsidR="00707397" w:rsidDel="002A32C7" w:rsidRDefault="00707397" w:rsidP="00707397">
          <w:pPr>
            <w:pStyle w:val="Bibliography"/>
            <w:rPr>
              <w:del w:id="796" w:author="Michelle Le Roux" w:date="2026-03-13T09:26:00Z" w16du:dateUtc="2026-03-13T07:26:00Z"/>
              <w:noProof/>
            </w:rPr>
          </w:pPr>
          <w:del w:id="797" w:author="Michelle Le Roux" w:date="2026-03-13T09:26:00Z" w16du:dateUtc="2026-03-13T07:26:00Z">
            <w:r w:rsidDel="002A32C7">
              <w:rPr>
                <w:noProof/>
              </w:rPr>
              <w:delText xml:space="preserve">Hoosain, A., Joubert, A. &amp; Kubundi, A., 2017. Order flow and rand/dollar exchange rate dynamics. </w:delText>
            </w:r>
            <w:r w:rsidDel="002A32C7">
              <w:rPr>
                <w:i/>
                <w:iCs/>
                <w:noProof/>
              </w:rPr>
              <w:delText>South African Reserve Bank Working Paper Series.</w:delText>
            </w:r>
          </w:del>
        </w:p>
        <w:p w14:paraId="45EB77D2" w14:textId="15F4AA65" w:rsidR="00707397" w:rsidDel="002A32C7" w:rsidRDefault="00707397" w:rsidP="00707397">
          <w:pPr>
            <w:pStyle w:val="Bibliography"/>
            <w:rPr>
              <w:del w:id="798" w:author="Michelle Le Roux" w:date="2026-03-13T09:26:00Z" w16du:dateUtc="2026-03-13T07:26:00Z"/>
              <w:noProof/>
            </w:rPr>
          </w:pPr>
          <w:del w:id="799" w:author="Michelle Le Roux" w:date="2026-03-13T09:26:00Z" w16du:dateUtc="2026-03-13T07:26:00Z">
            <w:r w:rsidDel="002A32C7">
              <w:rPr>
                <w:noProof/>
              </w:rPr>
              <w:delText xml:space="preserve">MacDonald, R., 1997. What determines Real Exchange Rates? The Long and Short of It. </w:delText>
            </w:r>
            <w:r w:rsidDel="002A32C7">
              <w:rPr>
                <w:i/>
                <w:iCs/>
                <w:noProof/>
              </w:rPr>
              <w:delText>International Monetary Fund.</w:delText>
            </w:r>
          </w:del>
        </w:p>
        <w:p w14:paraId="7560828F" w14:textId="3C66F421" w:rsidR="00707397" w:rsidDel="002A32C7" w:rsidRDefault="00707397" w:rsidP="00707397">
          <w:pPr>
            <w:pStyle w:val="Bibliography"/>
            <w:rPr>
              <w:del w:id="800" w:author="Michelle Le Roux" w:date="2026-03-13T09:26:00Z" w16du:dateUtc="2026-03-13T07:26:00Z"/>
              <w:noProof/>
            </w:rPr>
          </w:pPr>
          <w:del w:id="801" w:author="Michelle Le Roux" w:date="2026-03-13T09:26:00Z" w16du:dateUtc="2026-03-13T07:26:00Z">
            <w:r w:rsidDel="002A32C7">
              <w:rPr>
                <w:noProof/>
              </w:rPr>
              <w:delText xml:space="preserve">MacDonald, R. &amp; Ricci, L., 2003. Estimation of the Equilibrium Real Exchange Rate for South Africa. </w:delText>
            </w:r>
            <w:r w:rsidDel="002A32C7">
              <w:rPr>
                <w:i/>
                <w:iCs/>
                <w:noProof/>
              </w:rPr>
              <w:delText xml:space="preserve">South African Journal of Economics, </w:delText>
            </w:r>
            <w:r w:rsidDel="002A32C7">
              <w:rPr>
                <w:noProof/>
              </w:rPr>
              <w:delText>72(2), pp. 282-304.</w:delText>
            </w:r>
          </w:del>
        </w:p>
        <w:p w14:paraId="127DAEE6" w14:textId="759C3C15" w:rsidR="00707397" w:rsidDel="002A32C7" w:rsidRDefault="00707397" w:rsidP="00707397">
          <w:pPr>
            <w:pStyle w:val="Bibliography"/>
            <w:rPr>
              <w:del w:id="802" w:author="Michelle Le Roux" w:date="2026-03-13T09:26:00Z" w16du:dateUtc="2026-03-13T07:26:00Z"/>
              <w:noProof/>
            </w:rPr>
          </w:pPr>
          <w:del w:id="803" w:author="Michelle Le Roux" w:date="2026-03-13T09:26:00Z" w16du:dateUtc="2026-03-13T07:26:00Z">
            <w:r w:rsidDel="002A32C7">
              <w:rPr>
                <w:noProof/>
              </w:rPr>
              <w:delText xml:space="preserve">Saayman, A., 2007. The Real Equilibrium South African Rand/US Dollar Exchange Rate: A Comparison of Alternative Measures. </w:delText>
            </w:r>
            <w:r w:rsidDel="002A32C7">
              <w:rPr>
                <w:i/>
                <w:iCs/>
                <w:noProof/>
              </w:rPr>
              <w:delText xml:space="preserve">International Advances in Economic Research, </w:delText>
            </w:r>
            <w:r w:rsidDel="002A32C7">
              <w:rPr>
                <w:noProof/>
              </w:rPr>
              <w:delText>13(2), pp. 183-199.</w:delText>
            </w:r>
          </w:del>
        </w:p>
        <w:p w14:paraId="7AAB6646" w14:textId="5F8CE056" w:rsidR="00707397" w:rsidDel="002A32C7" w:rsidRDefault="00707397" w:rsidP="00707397">
          <w:pPr>
            <w:pStyle w:val="Bibliography"/>
            <w:rPr>
              <w:del w:id="804" w:author="Michelle Le Roux" w:date="2026-03-13T09:26:00Z" w16du:dateUtc="2026-03-13T07:26:00Z"/>
              <w:noProof/>
            </w:rPr>
          </w:pPr>
          <w:del w:id="805" w:author="Michelle Le Roux" w:date="2026-03-13T09:26:00Z" w16du:dateUtc="2026-03-13T07:26:00Z">
            <w:r w:rsidDel="002A32C7">
              <w:rPr>
                <w:noProof/>
              </w:rPr>
              <w:delText xml:space="preserve">Walters, S. &amp; de Beer , B., 1999. An indicator of South Africa’s external competitiveness. </w:delText>
            </w:r>
            <w:r w:rsidDel="002A32C7">
              <w:rPr>
                <w:i/>
                <w:iCs/>
                <w:noProof/>
              </w:rPr>
              <w:delText xml:space="preserve">South African Reserve Bank Quarterly Bulletin, </w:delText>
            </w:r>
            <w:r w:rsidDel="002A32C7">
              <w:rPr>
                <w:noProof/>
              </w:rPr>
              <w:delText>Volume 213, pp. 54-67.</w:delText>
            </w:r>
          </w:del>
        </w:p>
        <w:p w14:paraId="6EA38CB3" w14:textId="47108799" w:rsidR="00165F8A" w:rsidRPr="0073770B" w:rsidDel="002A32C7" w:rsidRDefault="00165F8A" w:rsidP="00707397">
          <w:pPr>
            <w:rPr>
              <w:del w:id="806" w:author="Michelle Le Roux" w:date="2026-03-13T09:26:00Z" w16du:dateUtc="2026-03-13T07:26:00Z"/>
              <w:lang w:val="af-ZA"/>
            </w:rPr>
          </w:pPr>
          <w:del w:id="807" w:author="Michelle Le Roux" w:date="2026-03-13T09:26:00Z" w16du:dateUtc="2026-03-13T07:26:00Z">
            <w:r w:rsidRPr="00616404" w:rsidDel="002A32C7">
              <w:rPr>
                <w:b/>
                <w:bCs/>
              </w:rPr>
              <w:fldChar w:fldCharType="end"/>
            </w:r>
          </w:del>
        </w:p>
        <w:customXmlDelRangeStart w:id="808" w:author="Michelle Le Roux" w:date="2026-03-13T09:26:00Z"/>
      </w:sdtContent>
    </w:sdt>
    <w:customXmlDelRangeEnd w:id="808"/>
    <w:p w14:paraId="418B2A1B" w14:textId="0161BC86" w:rsidR="00165F8A" w:rsidRPr="00165F8A" w:rsidDel="00970DEE" w:rsidRDefault="00165F8A" w:rsidP="00165F8A">
      <w:pPr>
        <w:rPr>
          <w:del w:id="809" w:author="Anke Steyn" w:date="2026-03-13T05:27:00Z" w16du:dateUtc="2026-03-13T03:27:00Z"/>
        </w:rPr>
      </w:pPr>
    </w:p>
    <w:p w14:paraId="000000ED" w14:textId="789A5C5C" w:rsidR="00DE16A2" w:rsidRDefault="00DE16A2" w:rsidP="006A66CE"/>
    <w:sectPr w:rsidR="00DE16A2" w:rsidSect="003C4FD0">
      <w:pgSz w:w="16838" w:h="11906" w:orient="landscape"/>
      <w:pgMar w:top="1440" w:right="1440" w:bottom="1440" w:left="1440" w:header="708" w:footer="26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6" w:author="Anke Steyn" w:date="2026-03-10T14:43:00Z" w:initials="AS">
    <w:p w14:paraId="34E27B48" w14:textId="77777777" w:rsidR="00875D39" w:rsidRDefault="00875D39" w:rsidP="00875D39">
      <w:pPr>
        <w:pStyle w:val="CommentText"/>
      </w:pPr>
      <w:r>
        <w:rPr>
          <w:rStyle w:val="CommentReference"/>
        </w:rPr>
        <w:annotationRef/>
      </w:r>
      <w:r>
        <w:t>Write out before first use of abbreviation.</w:t>
      </w:r>
    </w:p>
    <w:p w14:paraId="6FA0383E" w14:textId="77777777" w:rsidR="00875D39" w:rsidRDefault="00875D39" w:rsidP="00875D39">
      <w:pPr>
        <w:pStyle w:val="CommentText"/>
      </w:pPr>
      <w:r>
        <w:t>“South African Rand to United States Dollar (ZAR/USD) exchange rate”</w:t>
      </w:r>
    </w:p>
  </w:comment>
  <w:comment w:id="267" w:author="Anke Steyn" w:date="2026-03-10T15:08:00Z" w:initials="AS">
    <w:p w14:paraId="709AA07A" w14:textId="77777777" w:rsidR="00875D39" w:rsidRDefault="00875D39" w:rsidP="00875D39">
      <w:pPr>
        <w:pStyle w:val="CommentText"/>
      </w:pPr>
      <w:r>
        <w:rPr>
          <w:rStyle w:val="CommentReference"/>
        </w:rPr>
        <w:annotationRef/>
      </w:r>
      <w:r>
        <w:t>Listing the driving factors inflate your similarity score (which still stands at 40%, but it is not a train smash at this point). If you want to prevent this, you could only list them the first time and then discuss the differences. For example:</w:t>
      </w:r>
    </w:p>
    <w:p w14:paraId="770B4F32" w14:textId="77777777" w:rsidR="00875D39" w:rsidRDefault="00875D39" w:rsidP="00875D39">
      <w:pPr>
        <w:pStyle w:val="CommentText"/>
      </w:pPr>
      <w:r>
        <w:t>Article 1 found that X, Y, and Z were significant predictors. Article 2 had similar findings, however X was not predictive and A was found to be a driving factor. Article 3’s study conclusions agreed with that of Article 2 but differed on including A. Instead Article 3 included factor B.</w:t>
      </w:r>
    </w:p>
    <w:p w14:paraId="07EA1A24" w14:textId="77777777" w:rsidR="00875D39" w:rsidRDefault="00875D39" w:rsidP="00875D39">
      <w:pPr>
        <w:pStyle w:val="CommentText"/>
      </w:pPr>
    </w:p>
    <w:p w14:paraId="3AF99CFD" w14:textId="77777777" w:rsidR="00875D39" w:rsidRDefault="00875D39" w:rsidP="00875D39">
      <w:pPr>
        <w:pStyle w:val="CommentText"/>
      </w:pPr>
      <w:r>
        <w:t>Something like that could help with both the similarity and the readability of the lists ☺️</w:t>
      </w:r>
    </w:p>
  </w:comment>
  <w:comment w:id="274" w:author="Anke Steyn" w:date="2026-03-10T14:49:00Z" w:initials="AS">
    <w:p w14:paraId="15085B72" w14:textId="77777777" w:rsidR="00875D39" w:rsidRDefault="00875D39" w:rsidP="004942B0">
      <w:pPr>
        <w:pStyle w:val="CommentText"/>
      </w:pPr>
      <w:r>
        <w:rPr>
          <w:rStyle w:val="CommentReference"/>
        </w:rPr>
        <w:annotationRef/>
      </w:r>
      <w:r>
        <w:t>Define abbreviation before first use.</w:t>
      </w:r>
    </w:p>
  </w:comment>
  <w:comment w:id="276" w:author="Anke Steyn" w:date="2026-03-10T14:51:00Z" w:initials="AS">
    <w:p w14:paraId="7CA8ED77" w14:textId="77777777" w:rsidR="00875D39" w:rsidRDefault="00875D39" w:rsidP="00875D39">
      <w:pPr>
        <w:pStyle w:val="CommentText"/>
      </w:pPr>
      <w:r>
        <w:rPr>
          <w:rStyle w:val="CommentReference"/>
        </w:rPr>
        <w:annotationRef/>
      </w:r>
      <w:r>
        <w:t>This paragraph is BEAUTIFUL!!</w:t>
      </w:r>
    </w:p>
    <w:p w14:paraId="77AAF240" w14:textId="77777777" w:rsidR="00875D39" w:rsidRDefault="00875D39" w:rsidP="00875D39">
      <w:pPr>
        <w:pStyle w:val="CommentText"/>
      </w:pPr>
    </w:p>
    <w:p w14:paraId="741C838C" w14:textId="77777777" w:rsidR="00875D39" w:rsidRDefault="00875D39" w:rsidP="00875D39">
      <w:pPr>
        <w:pStyle w:val="CommentText"/>
      </w:pPr>
      <w:r>
        <w:t>Do you have any intuition regarding why their findings differ? Perhaps their datasets differ..? All good if you don’t - but if you do, you could add that here.</w:t>
      </w:r>
    </w:p>
  </w:comment>
  <w:comment w:id="278" w:author="Anke Steyn" w:date="2026-03-10T14:52:00Z" w:initials="AS">
    <w:p w14:paraId="04EF8D45" w14:textId="77777777" w:rsidR="00875D39" w:rsidRDefault="00875D39" w:rsidP="00B662A0">
      <w:pPr>
        <w:pStyle w:val="CommentText"/>
      </w:pPr>
      <w:r>
        <w:rPr>
          <w:rStyle w:val="CommentReference"/>
        </w:rPr>
        <w:annotationRef/>
      </w:r>
      <w:r>
        <w:t>Briefly state how this is different from REER before you go into the literature.</w:t>
      </w:r>
    </w:p>
  </w:comment>
  <w:comment w:id="282" w:author="Anke Steyn" w:date="2026-03-10T14:57:00Z" w:initials="AS">
    <w:p w14:paraId="750B49D5" w14:textId="77777777" w:rsidR="00875D39" w:rsidRDefault="00875D39" w:rsidP="00B662A0">
      <w:pPr>
        <w:pStyle w:val="CommentText"/>
      </w:pPr>
      <w:r>
        <w:rPr>
          <w:rStyle w:val="CommentReference"/>
        </w:rPr>
        <w:annotationRef/>
      </w:r>
      <w:r>
        <w:t>Hmm.. This is interesting..</w:t>
      </w:r>
    </w:p>
  </w:comment>
  <w:comment w:id="284" w:author="Anke Steyn" w:date="2026-03-10T14:58:00Z" w:initials="AS">
    <w:p w14:paraId="4D1C724E" w14:textId="77777777" w:rsidR="00875D39" w:rsidRDefault="00875D39" w:rsidP="00B662A0">
      <w:pPr>
        <w:pStyle w:val="CommentText"/>
      </w:pPr>
      <w:r>
        <w:rPr>
          <w:rStyle w:val="CommentReference"/>
        </w:rPr>
        <w:annotationRef/>
      </w:r>
      <w:r>
        <w:t>Interesting indeed...</w:t>
      </w:r>
    </w:p>
  </w:comment>
  <w:comment w:id="286" w:author="Anke Steyn" w:date="2026-03-10T14:58:00Z" w:initials="AS">
    <w:p w14:paraId="5759F2FA" w14:textId="77777777" w:rsidR="00875D39" w:rsidRDefault="00875D39" w:rsidP="00B662A0">
      <w:pPr>
        <w:pStyle w:val="CommentText"/>
      </w:pPr>
      <w:r>
        <w:rPr>
          <w:rStyle w:val="CommentReference"/>
        </w:rPr>
        <w:annotationRef/>
      </w:r>
      <w:r>
        <w:t>Absolutely beautiful!! Wow, team - you outdid yourselves!!</w:t>
      </w:r>
    </w:p>
  </w:comment>
  <w:comment w:id="302" w:author="Anke Steyn" w:date="2026-03-08T10:12:00Z" w:initials="">
    <w:p w14:paraId="00000105" w14:textId="77777777" w:rsidR="00DE16A2" w:rsidRPr="00183DD1" w:rsidRDefault="00123B18">
      <w:pPr>
        <w:widowControl w:val="0"/>
        <w:pBdr>
          <w:top w:val="nil"/>
          <w:left w:val="nil"/>
          <w:bottom w:val="nil"/>
          <w:right w:val="nil"/>
          <w:between w:val="nil"/>
        </w:pBdr>
        <w:spacing w:after="0" w:line="240" w:lineRule="auto"/>
        <w:jc w:val="left"/>
        <w:rPr>
          <w:rFonts w:ascii="Arial" w:eastAsia="Arial" w:hAnsi="Arial" w:cs="Arial"/>
          <w:color w:val="000000"/>
        </w:rPr>
      </w:pPr>
      <w:r w:rsidRPr="00183DD1">
        <w:rPr>
          <w:rStyle w:val="CommentReference"/>
        </w:rPr>
        <w:annotationRef/>
      </w:r>
      <w:r w:rsidRPr="00183DD1">
        <w:rPr>
          <w:rFonts w:ascii="Arial" w:eastAsia="Arial" w:hAnsi="Arial" w:cs="Arial"/>
          <w:color w:val="000000"/>
        </w:rPr>
        <w:t>Check for double spacing throughout.</w:t>
      </w:r>
    </w:p>
  </w:comment>
  <w:comment w:id="309" w:author="Anke Steyn" w:date="2026-03-08T10:13:00Z" w:initials="">
    <w:p w14:paraId="000000F8" w14:textId="77777777" w:rsidR="00DE16A2" w:rsidRPr="00183DD1" w:rsidRDefault="00123B18">
      <w:pPr>
        <w:widowControl w:val="0"/>
        <w:pBdr>
          <w:top w:val="nil"/>
          <w:left w:val="nil"/>
          <w:bottom w:val="nil"/>
          <w:right w:val="nil"/>
          <w:between w:val="nil"/>
        </w:pBdr>
        <w:spacing w:after="0" w:line="240" w:lineRule="auto"/>
        <w:jc w:val="left"/>
        <w:rPr>
          <w:rFonts w:ascii="Arial" w:eastAsia="Arial" w:hAnsi="Arial" w:cs="Arial"/>
          <w:color w:val="000000"/>
        </w:rPr>
      </w:pPr>
      <w:r w:rsidRPr="00183DD1">
        <w:rPr>
          <w:rStyle w:val="CommentReference"/>
        </w:rPr>
        <w:annotationRef/>
      </w:r>
      <w:r w:rsidRPr="00183DD1">
        <w:rPr>
          <w:rFonts w:ascii="Arial" w:eastAsia="Arial" w:hAnsi="Arial" w:cs="Arial"/>
          <w:color w:val="000000"/>
        </w:rPr>
        <w:t>Abbreviation not defined.</w:t>
      </w:r>
    </w:p>
  </w:comment>
  <w:comment w:id="345" w:author="Anke Steyn" w:date="2026-03-08T10:12:00Z" w:initials="">
    <w:p w14:paraId="000000FB" w14:textId="77777777" w:rsidR="00DE16A2" w:rsidRPr="00183DD1" w:rsidRDefault="00123B18">
      <w:pPr>
        <w:widowControl w:val="0"/>
        <w:pBdr>
          <w:top w:val="nil"/>
          <w:left w:val="nil"/>
          <w:bottom w:val="nil"/>
          <w:right w:val="nil"/>
          <w:between w:val="nil"/>
        </w:pBdr>
        <w:spacing w:after="0" w:line="240" w:lineRule="auto"/>
        <w:jc w:val="left"/>
        <w:rPr>
          <w:rFonts w:ascii="Arial" w:eastAsia="Arial" w:hAnsi="Arial" w:cs="Arial"/>
          <w:color w:val="000000"/>
        </w:rPr>
      </w:pPr>
      <w:r w:rsidRPr="00183DD1">
        <w:rPr>
          <w:rStyle w:val="CommentReference"/>
        </w:rPr>
        <w:annotationRef/>
      </w:r>
      <w:r w:rsidRPr="00183DD1">
        <w:rPr>
          <w:rFonts w:ascii="Arial" w:eastAsia="Arial" w:hAnsi="Arial" w:cs="Arial"/>
          <w:color w:val="000000"/>
        </w:rPr>
        <w:t>Abbreviation not defined.</w:t>
      </w:r>
    </w:p>
  </w:comment>
  <w:comment w:id="354" w:author="Anke Steyn" w:date="2026-03-13T05:01:00Z" w:initials="AS">
    <w:p w14:paraId="011FAE1B" w14:textId="77777777" w:rsidR="00F712D8" w:rsidRDefault="00F712D8" w:rsidP="00F712D8">
      <w:pPr>
        <w:pStyle w:val="CommentText"/>
        <w:jc w:val="left"/>
      </w:pPr>
      <w:r>
        <w:rPr>
          <w:rStyle w:val="CommentReference"/>
        </w:rPr>
        <w:annotationRef/>
      </w:r>
      <w:r>
        <w:t>Follow this up with a discussion of where the data is sourced from.</w:t>
      </w:r>
    </w:p>
  </w:comment>
  <w:comment w:id="361" w:author="Anke Steyn" w:date="2026-03-13T04:40:00Z" w:initials="AS">
    <w:p w14:paraId="7F5A20A7" w14:textId="77777777" w:rsidR="00AA7236" w:rsidRDefault="00AA7236" w:rsidP="00AA7236">
      <w:pPr>
        <w:pStyle w:val="CommentText"/>
        <w:jc w:val="left"/>
      </w:pPr>
      <w:r>
        <w:rPr>
          <w:rStyle w:val="CommentReference"/>
        </w:rPr>
        <w:annotationRef/>
      </w:r>
      <w:r>
        <w:t>This is talking about the solution! Keep off with this until Objectives/Approach. You just want to describe the problem in this section.</w:t>
      </w:r>
    </w:p>
  </w:comment>
  <w:comment w:id="433" w:author="Anke Steyn" w:date="2026-03-13T05:20:00Z" w:initials="AS">
    <w:p w14:paraId="6A721644" w14:textId="77777777" w:rsidR="00284074" w:rsidRDefault="00284074" w:rsidP="00284074">
      <w:pPr>
        <w:pStyle w:val="CommentText"/>
        <w:jc w:val="left"/>
      </w:pPr>
      <w:r>
        <w:rPr>
          <w:rStyle w:val="CommentReference"/>
        </w:rPr>
        <w:annotationRef/>
      </w:r>
      <w:r>
        <w:t>You need to give a short paragraph discussing the project plan.</w:t>
      </w:r>
    </w:p>
  </w:comment>
  <w:comment w:id="554" w:author="Anke Steyn" w:date="2026-03-13T05:26:00Z" w:initials="AS">
    <w:p w14:paraId="1F11DEC2" w14:textId="77777777" w:rsidR="00970DEE" w:rsidRDefault="00970DEE" w:rsidP="00970DEE">
      <w:pPr>
        <w:pStyle w:val="CommentText"/>
        <w:jc w:val="left"/>
      </w:pPr>
      <w:r>
        <w:rPr>
          <w:rStyle w:val="CommentReference"/>
        </w:rPr>
        <w:annotationRef/>
      </w:r>
      <w:r>
        <w:t>The conclusion could be stronger.</w:t>
      </w:r>
    </w:p>
    <w:p w14:paraId="0B9B7CBD" w14:textId="77777777" w:rsidR="00970DEE" w:rsidRDefault="00970DEE" w:rsidP="00970DEE">
      <w:pPr>
        <w:pStyle w:val="CommentText"/>
        <w:jc w:val="left"/>
      </w:pPr>
    </w:p>
    <w:p w14:paraId="70209971" w14:textId="77777777" w:rsidR="00970DEE" w:rsidRDefault="00970DEE" w:rsidP="00970DEE">
      <w:pPr>
        <w:pStyle w:val="CommentText"/>
        <w:jc w:val="left"/>
      </w:pPr>
      <w:r>
        <w:t>Remember, this is not just a summary of your document. This is your ‘mic drop moment’. You gave the reader a lot of information and now you need to tie the ‘key takeaway’ in a nice little bow.</w:t>
      </w:r>
    </w:p>
  </w:comment>
  <w:comment w:id="603" w:author="Anke Steyn" w:date="2026-03-13T05:26:00Z" w:initials="AS">
    <w:p w14:paraId="7778799A" w14:textId="77777777" w:rsidR="00970DEE" w:rsidRDefault="00970DEE" w:rsidP="00970DEE">
      <w:pPr>
        <w:pStyle w:val="CommentText"/>
        <w:jc w:val="left"/>
      </w:pPr>
      <w:r>
        <w:rPr>
          <w:rStyle w:val="CommentReference"/>
        </w:rPr>
        <w:annotationRef/>
      </w:r>
      <w:r>
        <w:t>Give paragraph discussion.</w:t>
      </w:r>
    </w:p>
  </w:comment>
  <w:comment w:id="659" w:author="Anke Steyn" w:date="2026-03-13T05:27:00Z" w:initials="AS">
    <w:p w14:paraId="5462F630" w14:textId="77777777" w:rsidR="00970DEE" w:rsidRDefault="00970DEE" w:rsidP="00970DEE">
      <w:pPr>
        <w:pStyle w:val="CommentText"/>
        <w:jc w:val="left"/>
      </w:pPr>
      <w:r>
        <w:rPr>
          <w:rStyle w:val="CommentReference"/>
        </w:rPr>
        <w:annotationRef/>
      </w:r>
      <w:r>
        <w:t>Give paragraph discussion.</w:t>
      </w:r>
    </w:p>
  </w:comment>
  <w:comment w:id="697" w:author="Anke Steyn" w:date="2026-03-13T05:27:00Z" w:initials="AS">
    <w:p w14:paraId="48BC2408" w14:textId="77777777" w:rsidR="00970DEE" w:rsidRDefault="00970DEE" w:rsidP="00970DEE">
      <w:pPr>
        <w:pStyle w:val="CommentText"/>
        <w:jc w:val="left"/>
      </w:pPr>
      <w:r>
        <w:rPr>
          <w:rStyle w:val="CommentReference"/>
        </w:rPr>
        <w:annotationRef/>
      </w:r>
      <w:r>
        <w:t>Give paragraph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A0383E" w15:done="1"/>
  <w15:commentEx w15:paraId="3AF99CFD" w15:done="1"/>
  <w15:commentEx w15:paraId="15085B72" w15:done="1"/>
  <w15:commentEx w15:paraId="741C838C" w15:done="1"/>
  <w15:commentEx w15:paraId="04EF8D45" w15:done="1"/>
  <w15:commentEx w15:paraId="750B49D5" w15:done="1"/>
  <w15:commentEx w15:paraId="4D1C724E" w15:done="1"/>
  <w15:commentEx w15:paraId="5759F2FA" w15:done="1"/>
  <w15:commentEx w15:paraId="00000105" w15:done="1"/>
  <w15:commentEx w15:paraId="000000F8" w15:done="1"/>
  <w15:commentEx w15:paraId="000000FB" w15:done="1"/>
  <w15:commentEx w15:paraId="011FAE1B" w15:done="1"/>
  <w15:commentEx w15:paraId="7F5A20A7" w15:done="1"/>
  <w15:commentEx w15:paraId="6A721644" w15:done="0"/>
  <w15:commentEx w15:paraId="70209971" w15:done="1"/>
  <w15:commentEx w15:paraId="7778799A" w15:done="1"/>
  <w15:commentEx w15:paraId="5462F630" w15:done="0"/>
  <w15:commentEx w15:paraId="48BC240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245EB" w16cex:dateUtc="2026-03-10T12:43:00Z"/>
  <w16cex:commentExtensible w16cex:durableId="684BC732" w16cex:dateUtc="2026-03-10T13:08:00Z"/>
  <w16cex:commentExtensible w16cex:durableId="351CCCC3" w16cex:dateUtc="2026-03-10T12:49:00Z"/>
  <w16cex:commentExtensible w16cex:durableId="416400E8" w16cex:dateUtc="2026-03-10T12:51:00Z"/>
  <w16cex:commentExtensible w16cex:durableId="579BF2E6" w16cex:dateUtc="2026-03-10T12:52:00Z"/>
  <w16cex:commentExtensible w16cex:durableId="1EA3E6CF" w16cex:dateUtc="2026-03-10T12:57:00Z"/>
  <w16cex:commentExtensible w16cex:durableId="3282A258" w16cex:dateUtc="2026-03-10T12:58:00Z"/>
  <w16cex:commentExtensible w16cex:durableId="4DC4E147" w16cex:dateUtc="2026-03-10T12:58:00Z"/>
  <w16cex:commentExtensible w16cex:durableId="3675B7AA" w16cex:dateUtc="2026-03-13T03:01:00Z"/>
  <w16cex:commentExtensible w16cex:durableId="5ACE6944" w16cex:dateUtc="2026-03-13T02:40:00Z"/>
  <w16cex:commentExtensible w16cex:durableId="3E925976" w16cex:dateUtc="2026-03-13T03:20:00Z"/>
  <w16cex:commentExtensible w16cex:durableId="65BE58E2" w16cex:dateUtc="2026-03-13T03:26:00Z"/>
  <w16cex:commentExtensible w16cex:durableId="31E4307B" w16cex:dateUtc="2026-03-13T03:26:00Z"/>
  <w16cex:commentExtensible w16cex:durableId="55A87E92" w16cex:dateUtc="2026-03-13T03:27:00Z"/>
  <w16cex:commentExtensible w16cex:durableId="08BAF479" w16cex:dateUtc="2026-03-13T0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A0383E" w16cid:durableId="1A7245EB"/>
  <w16cid:commentId w16cid:paraId="3AF99CFD" w16cid:durableId="684BC732"/>
  <w16cid:commentId w16cid:paraId="15085B72" w16cid:durableId="351CCCC3"/>
  <w16cid:commentId w16cid:paraId="741C838C" w16cid:durableId="416400E8"/>
  <w16cid:commentId w16cid:paraId="04EF8D45" w16cid:durableId="579BF2E6"/>
  <w16cid:commentId w16cid:paraId="750B49D5" w16cid:durableId="1EA3E6CF"/>
  <w16cid:commentId w16cid:paraId="4D1C724E" w16cid:durableId="3282A258"/>
  <w16cid:commentId w16cid:paraId="5759F2FA" w16cid:durableId="4DC4E147"/>
  <w16cid:commentId w16cid:paraId="00000105" w16cid:durableId="00000105"/>
  <w16cid:commentId w16cid:paraId="000000F8" w16cid:durableId="000000F8"/>
  <w16cid:commentId w16cid:paraId="000000FB" w16cid:durableId="000000FB"/>
  <w16cid:commentId w16cid:paraId="011FAE1B" w16cid:durableId="3675B7AA"/>
  <w16cid:commentId w16cid:paraId="7F5A20A7" w16cid:durableId="5ACE6944"/>
  <w16cid:commentId w16cid:paraId="6A721644" w16cid:durableId="3E925976"/>
  <w16cid:commentId w16cid:paraId="70209971" w16cid:durableId="65BE58E2"/>
  <w16cid:commentId w16cid:paraId="7778799A" w16cid:durableId="31E4307B"/>
  <w16cid:commentId w16cid:paraId="5462F630" w16cid:durableId="55A87E92"/>
  <w16cid:commentId w16cid:paraId="48BC2408" w16cid:durableId="08BAF4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A8235" w14:textId="77777777" w:rsidR="006F75E6" w:rsidRPr="00183DD1" w:rsidRDefault="006F75E6">
      <w:pPr>
        <w:spacing w:after="0" w:line="240" w:lineRule="auto"/>
      </w:pPr>
      <w:r w:rsidRPr="00183DD1">
        <w:separator/>
      </w:r>
    </w:p>
  </w:endnote>
  <w:endnote w:type="continuationSeparator" w:id="0">
    <w:p w14:paraId="433F48D7" w14:textId="77777777" w:rsidR="006F75E6" w:rsidRPr="00183DD1" w:rsidRDefault="006F75E6">
      <w:pPr>
        <w:spacing w:after="0" w:line="240" w:lineRule="auto"/>
      </w:pPr>
      <w:r w:rsidRPr="00183D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C296CC1E-EB50-40A7-AEF0-09853D3AD85F}"/>
    <w:embedBold r:id="rId2" w:fontKey="{C40B7C78-823C-45AF-97FF-D9012F3ED93D}"/>
    <w:embedItalic r:id="rId3" w:fontKey="{C0555A79-A32F-49D3-8909-765044177E59}"/>
    <w:embedBoldItalic r:id="rId4" w:fontKey="{0F384D73-48C3-4064-A48B-88B5DC522B6A}"/>
  </w:font>
  <w:font w:name="Calibri Light">
    <w:panose1 w:val="020F0302020204030204"/>
    <w:charset w:val="00"/>
    <w:family w:val="swiss"/>
    <w:pitch w:val="variable"/>
    <w:sig w:usb0="E4002EFF" w:usb1="C000247B" w:usb2="00000009" w:usb3="00000000" w:csb0="000001FF" w:csb1="00000000"/>
    <w:embedRegular r:id="rId5" w:fontKey="{D404956C-C4DC-4514-934A-84E3723D3BA9}"/>
    <w:embedItalic r:id="rId6" w:fontKey="{D6B5F87C-D5D5-4908-87D2-EDAF0E0C9226}"/>
  </w:font>
  <w:font w:name="Georgia">
    <w:panose1 w:val="02040502050405020303"/>
    <w:charset w:val="00"/>
    <w:family w:val="roman"/>
    <w:pitch w:val="variable"/>
    <w:sig w:usb0="00000287" w:usb1="00000000" w:usb2="00000000" w:usb3="00000000" w:csb0="0000009F" w:csb1="00000000"/>
    <w:embedItalic r:id="rId7" w:fontKey="{7A9618DF-4CAA-4D0F-AA59-EB6034A46C8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E" w14:textId="77777777" w:rsidR="00DE16A2" w:rsidRPr="00183DD1" w:rsidRDefault="00DE16A2">
    <w:pPr>
      <w:widowControl w:val="0"/>
      <w:pBdr>
        <w:top w:val="nil"/>
        <w:left w:val="nil"/>
        <w:bottom w:val="nil"/>
        <w:right w:val="nil"/>
        <w:between w:val="nil"/>
      </w:pBdr>
      <w:spacing w:after="0"/>
      <w:jc w:val="left"/>
    </w:pPr>
  </w:p>
  <w:tbl>
    <w:tblPr>
      <w:tblStyle w:val="a6"/>
      <w:tblW w:w="9026" w:type="dxa"/>
      <w:jc w:val="center"/>
      <w:tblLayout w:type="fixed"/>
      <w:tblLook w:val="0400" w:firstRow="0" w:lastRow="0" w:firstColumn="0" w:lastColumn="0" w:noHBand="0" w:noVBand="1"/>
    </w:tblPr>
    <w:tblGrid>
      <w:gridCol w:w="3017"/>
      <w:gridCol w:w="3001"/>
      <w:gridCol w:w="3008"/>
    </w:tblGrid>
    <w:tr w:rsidR="00DE16A2" w:rsidRPr="00183DD1" w14:paraId="4424B567" w14:textId="77777777">
      <w:trPr>
        <w:jc w:val="center"/>
      </w:trPr>
      <w:tc>
        <w:tcPr>
          <w:tcW w:w="9026" w:type="dxa"/>
          <w:gridSpan w:val="3"/>
          <w:tcBorders>
            <w:bottom w:val="single" w:sz="12" w:space="0" w:color="000000"/>
          </w:tcBorders>
        </w:tcPr>
        <w:p w14:paraId="000000EF" w14:textId="77777777" w:rsidR="00DE16A2" w:rsidRPr="00183DD1" w:rsidRDefault="00137366">
          <w:pPr>
            <w:spacing w:after="0"/>
            <w:jc w:val="center"/>
          </w:pPr>
          <w:r w:rsidRPr="00183DD1">
            <w:t>Project Proposal: What drives the ZAR/USD exchange rate (2026)</w:t>
          </w:r>
        </w:p>
      </w:tc>
    </w:tr>
    <w:tr w:rsidR="00DE16A2" w:rsidRPr="00183DD1" w14:paraId="4F4FF6ED" w14:textId="77777777">
      <w:trPr>
        <w:jc w:val="center"/>
      </w:trPr>
      <w:tc>
        <w:tcPr>
          <w:tcW w:w="3017" w:type="dxa"/>
          <w:tcBorders>
            <w:top w:val="single" w:sz="12" w:space="0" w:color="000000"/>
            <w:bottom w:val="single" w:sz="4" w:space="0" w:color="000000"/>
          </w:tcBorders>
        </w:tcPr>
        <w:p w14:paraId="000000F2" w14:textId="2C078025" w:rsidR="00DE16A2" w:rsidRPr="00183DD1" w:rsidRDefault="00137366">
          <w:pPr>
            <w:spacing w:after="0"/>
          </w:pPr>
          <w:r w:rsidRPr="00183DD1">
            <w:t xml:space="preserve">Version: </w:t>
          </w:r>
          <w:ins w:id="429" w:author="Michelle Le Roux" w:date="2026-03-26T12:31:00Z" w16du:dateUtc="2026-03-26T10:31:00Z">
            <w:r w:rsidR="001A50AE">
              <w:t>Final</w:t>
            </w:r>
          </w:ins>
          <w:del w:id="430" w:author="Michelle Le Roux" w:date="2026-03-26T12:31:00Z" w16du:dateUtc="2026-03-26T10:31:00Z">
            <w:r w:rsidRPr="00183DD1" w:rsidDel="001A50AE">
              <w:delText>Draft</w:delText>
            </w:r>
          </w:del>
        </w:p>
      </w:tc>
      <w:tc>
        <w:tcPr>
          <w:tcW w:w="3001" w:type="dxa"/>
          <w:tcBorders>
            <w:top w:val="single" w:sz="12" w:space="0" w:color="000000"/>
            <w:bottom w:val="single" w:sz="4" w:space="0" w:color="000000"/>
          </w:tcBorders>
        </w:tcPr>
        <w:p w14:paraId="000000F3" w14:textId="4AC09C29" w:rsidR="00DE16A2" w:rsidRPr="00183DD1" w:rsidRDefault="00137366">
          <w:pPr>
            <w:spacing w:after="0"/>
            <w:jc w:val="center"/>
          </w:pPr>
          <w:r w:rsidRPr="00183DD1">
            <w:t xml:space="preserve">Page </w:t>
          </w:r>
          <w:r w:rsidRPr="00183DD1">
            <w:fldChar w:fldCharType="begin"/>
          </w:r>
          <w:r w:rsidRPr="00183DD1">
            <w:instrText>PAGE</w:instrText>
          </w:r>
          <w:r w:rsidRPr="00183DD1">
            <w:fldChar w:fldCharType="separate"/>
          </w:r>
          <w:r w:rsidR="00123B18" w:rsidRPr="00183DD1">
            <w:t>1</w:t>
          </w:r>
          <w:r w:rsidRPr="00183DD1">
            <w:fldChar w:fldCharType="end"/>
          </w:r>
        </w:p>
      </w:tc>
      <w:tc>
        <w:tcPr>
          <w:tcW w:w="3008" w:type="dxa"/>
          <w:tcBorders>
            <w:top w:val="single" w:sz="12" w:space="0" w:color="000000"/>
            <w:bottom w:val="single" w:sz="4" w:space="0" w:color="000000"/>
          </w:tcBorders>
        </w:tcPr>
        <w:p w14:paraId="000000F4" w14:textId="77777777" w:rsidR="00DE16A2" w:rsidRPr="00183DD1" w:rsidRDefault="00137366">
          <w:pPr>
            <w:spacing w:after="0"/>
            <w:jc w:val="right"/>
          </w:pPr>
          <w:r w:rsidRPr="00183DD1">
            <w:t xml:space="preserve">Date: 13 March 2026  </w:t>
          </w:r>
        </w:p>
      </w:tc>
    </w:tr>
  </w:tbl>
  <w:p w14:paraId="000000F5" w14:textId="77777777" w:rsidR="00DE16A2" w:rsidRPr="00183DD1" w:rsidRDefault="00DE16A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B043A" w14:textId="77777777" w:rsidR="006F75E6" w:rsidRPr="00183DD1" w:rsidRDefault="006F75E6">
      <w:pPr>
        <w:spacing w:after="0" w:line="240" w:lineRule="auto"/>
      </w:pPr>
      <w:r w:rsidRPr="00183DD1">
        <w:separator/>
      </w:r>
    </w:p>
  </w:footnote>
  <w:footnote w:type="continuationSeparator" w:id="0">
    <w:p w14:paraId="44927FBB" w14:textId="77777777" w:rsidR="006F75E6" w:rsidRPr="00183DD1" w:rsidRDefault="006F75E6">
      <w:pPr>
        <w:spacing w:after="0" w:line="240" w:lineRule="auto"/>
      </w:pPr>
      <w:r w:rsidRPr="00183DD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92A"/>
    <w:multiLevelType w:val="multilevel"/>
    <w:tmpl w:val="E1C03870"/>
    <w:lvl w:ilvl="0">
      <w:start w:val="1"/>
      <w:numFmt w:val="none"/>
      <w:lvlText w:val="5%1."/>
      <w:lvlJc w:val="left"/>
      <w:pPr>
        <w:ind w:left="357" w:hanging="357"/>
      </w:pPr>
      <w:rPr>
        <w:rFonts w:hint="default"/>
      </w:rPr>
    </w:lvl>
    <w:lvl w:ilvl="1">
      <w:start w:val="1"/>
      <w:numFmt w:val="none"/>
      <w:lvlText w:val="5.1."/>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none"/>
      <w:lvlText w:val=""/>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 w15:restartNumberingAfterBreak="0">
    <w:nsid w:val="06B278E1"/>
    <w:multiLevelType w:val="multilevel"/>
    <w:tmpl w:val="63F2A7AA"/>
    <w:lvl w:ilvl="0">
      <w:start w:val="1"/>
      <w:numFmt w:val="decimal"/>
      <w:lvlText w:val="%1."/>
      <w:lvlJc w:val="left"/>
      <w:pPr>
        <w:ind w:left="357" w:hanging="357"/>
      </w:pPr>
      <w:rPr>
        <w:rFonts w:hint="default"/>
      </w:rPr>
    </w:lvl>
    <w:lvl w:ilvl="1">
      <w:start w:val="1"/>
      <w:numFmt w:val="none"/>
      <w:lvlText w:val="5.1."/>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none"/>
      <w:lvlText w:val=""/>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 w15:restartNumberingAfterBreak="0">
    <w:nsid w:val="13747B8B"/>
    <w:multiLevelType w:val="hybridMultilevel"/>
    <w:tmpl w:val="9C6ECE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F68208A"/>
    <w:multiLevelType w:val="multilevel"/>
    <w:tmpl w:val="1A94F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2F107C"/>
    <w:multiLevelType w:val="multilevel"/>
    <w:tmpl w:val="41327196"/>
    <w:lvl w:ilvl="0">
      <w:start w:val="1"/>
      <w:numFmt w:val="decimal"/>
      <w:lvlText w:val="%1"/>
      <w:lvlJc w:val="left"/>
      <w:pPr>
        <w:ind w:left="432" w:hanging="432"/>
      </w:pPr>
      <w:rPr>
        <w:rFonts w:hint="default"/>
      </w:rPr>
    </w:lvl>
    <w:lvl w:ilvl="1">
      <w:start w:val="1"/>
      <w:numFmt w:val="decimal"/>
      <w:lvlText w:val="5.%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57D7152A"/>
    <w:multiLevelType w:val="multilevel"/>
    <w:tmpl w:val="E138B10E"/>
    <w:lvl w:ilvl="0">
      <w:start w:val="1"/>
      <w:numFmt w:val="decimal"/>
      <w:pStyle w:val="Heading1"/>
      <w:lvlText w:val="%1"/>
      <w:lvlJc w:val="left"/>
      <w:pPr>
        <w:ind w:left="432" w:hanging="432"/>
      </w:pPr>
      <w:rPr>
        <w:rFonts w:hint="default"/>
      </w:rPr>
    </w:lvl>
    <w:lvl w:ilvl="1">
      <w:start w:val="1"/>
      <w:numFmt w:val="decimal"/>
      <w:pStyle w:val="Heading2"/>
      <w:lvlText w:val="5.%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329341D"/>
    <w:multiLevelType w:val="multilevel"/>
    <w:tmpl w:val="F8428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9264226">
    <w:abstractNumId w:val="1"/>
  </w:num>
  <w:num w:numId="2" w16cid:durableId="1128011743">
    <w:abstractNumId w:val="3"/>
  </w:num>
  <w:num w:numId="3" w16cid:durableId="1857884631">
    <w:abstractNumId w:val="6"/>
  </w:num>
  <w:num w:numId="4" w16cid:durableId="67075567">
    <w:abstractNumId w:val="2"/>
  </w:num>
  <w:num w:numId="5" w16cid:durableId="1208294067">
    <w:abstractNumId w:val="0"/>
  </w:num>
  <w:num w:numId="6" w16cid:durableId="868644068">
    <w:abstractNumId w:val="4"/>
  </w:num>
  <w:num w:numId="7" w16cid:durableId="406539247">
    <w:abstractNumId w:val="5"/>
  </w:num>
  <w:num w:numId="8" w16cid:durableId="245042386">
    <w:abstractNumId w:val="1"/>
    <w:lvlOverride w:ilvl="0">
      <w:lvl w:ilvl="0">
        <w:start w:val="1"/>
        <w:numFmt w:val="none"/>
        <w:lvlText w:val="6%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 w:numId="9" w16cid:durableId="50469685">
    <w:abstractNumId w:val="1"/>
    <w:lvlOverride w:ilvl="0">
      <w:lvl w:ilvl="0">
        <w:start w:val="1"/>
        <w:numFmt w:val="none"/>
        <w:lvlText w:val="7%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 w:numId="10" w16cid:durableId="1803187701">
    <w:abstractNumId w:val="1"/>
    <w:lvlOverride w:ilvl="0">
      <w:lvl w:ilvl="0">
        <w:start w:val="1"/>
        <w:numFmt w:val="none"/>
        <w:lvlText w:val="8%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 w:numId="11" w16cid:durableId="650672363">
    <w:abstractNumId w:val="1"/>
    <w:lvlOverride w:ilvl="0">
      <w:lvl w:ilvl="0">
        <w:start w:val="1"/>
        <w:numFmt w:val="none"/>
        <w:lvlText w:val="9%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 w:numId="12" w16cid:durableId="302581955">
    <w:abstractNumId w:val="1"/>
    <w:lvlOverride w:ilvl="0">
      <w:lvl w:ilvl="0">
        <w:start w:val="1"/>
        <w:numFmt w:val="none"/>
        <w:lvlText w:val="9%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 w:numId="13" w16cid:durableId="1437484947">
    <w:abstractNumId w:val="1"/>
    <w:lvlOverride w:ilvl="0">
      <w:lvl w:ilvl="0">
        <w:start w:val="1"/>
        <w:numFmt w:val="none"/>
        <w:lvlText w:val="10%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 w:numId="14" w16cid:durableId="1686059797">
    <w:abstractNumId w:val="1"/>
    <w:lvlOverride w:ilvl="0">
      <w:lvl w:ilvl="0">
        <w:start w:val="1"/>
        <w:numFmt w:val="none"/>
        <w:lvlText w:val="11%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 w:numId="15" w16cid:durableId="1977442745">
    <w:abstractNumId w:val="1"/>
    <w:lvlOverride w:ilvl="0">
      <w:lvl w:ilvl="0">
        <w:start w:val="1"/>
        <w:numFmt w:val="none"/>
        <w:lvlText w:val="12%1."/>
        <w:lvlJc w:val="left"/>
        <w:pPr>
          <w:ind w:left="357" w:hanging="357"/>
        </w:pPr>
        <w:rPr>
          <w:rFonts w:hint="default"/>
        </w:rPr>
      </w:lvl>
    </w:lvlOverride>
    <w:lvlOverride w:ilvl="1">
      <w:lvl w:ilvl="1">
        <w:start w:val="1"/>
        <w:numFmt w:val="none"/>
        <w:lvlText w:val="5.1."/>
        <w:lvlJc w:val="left"/>
        <w:pPr>
          <w:ind w:left="714" w:hanging="357"/>
        </w:pPr>
        <w:rPr>
          <w:rFonts w:hint="default"/>
        </w:rPr>
      </w:lvl>
    </w:lvlOverride>
    <w:lvlOverride w:ilvl="2">
      <w:lvl w:ilvl="2">
        <w:start w:val="1"/>
        <w:numFmt w:val="lowerRoman"/>
        <w:lvlText w:val="%3)"/>
        <w:lvlJc w:val="lef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none"/>
        <w:lvlText w:val=""/>
        <w:lvlJc w:val="left"/>
        <w:pPr>
          <w:ind w:left="1785" w:hanging="357"/>
        </w:pPr>
        <w:rPr>
          <w:rFonts w:hint="default"/>
        </w:rPr>
      </w:lvl>
    </w:lvlOverride>
    <w:lvlOverride w:ilvl="5">
      <w:lvl w:ilvl="5">
        <w:start w:val="1"/>
        <w:numFmt w:val="lowerRoman"/>
        <w:lvlText w:val="(%6)"/>
        <w:lvlJc w:val="lef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left"/>
        <w:pPr>
          <w:ind w:left="3213" w:hanging="357"/>
        </w:pPr>
        <w:rPr>
          <w:rFonts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one Moolman">
    <w15:presenceInfo w15:providerId="Windows Live" w15:userId="70e6555437f10d55"/>
  </w15:person>
  <w15:person w15:author="Michelle Le Roux">
    <w15:presenceInfo w15:providerId="AD" w15:userId="S::41787714@mynwu.ac.za::45dbda0d-cbc1-42aa-87e1-fb16a715f6b7"/>
  </w15:person>
  <w15:person w15:author="Anke Steyn">
    <w15:presenceInfo w15:providerId="AD" w15:userId="S::Anke.Steyn@nwu.ac.za::1162d960-d58a-4d2e-bafa-ad2c848bd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6A2"/>
    <w:rsid w:val="00013189"/>
    <w:rsid w:val="000220F4"/>
    <w:rsid w:val="00052145"/>
    <w:rsid w:val="00071D06"/>
    <w:rsid w:val="00077BAB"/>
    <w:rsid w:val="000A1C93"/>
    <w:rsid w:val="000B1DB7"/>
    <w:rsid w:val="000B3471"/>
    <w:rsid w:val="000C1A46"/>
    <w:rsid w:val="000C64FA"/>
    <w:rsid w:val="000D268A"/>
    <w:rsid w:val="000D598A"/>
    <w:rsid w:val="000E4E0A"/>
    <w:rsid w:val="000F1CE2"/>
    <w:rsid w:val="000F69AC"/>
    <w:rsid w:val="00104DD6"/>
    <w:rsid w:val="001122D0"/>
    <w:rsid w:val="001175AF"/>
    <w:rsid w:val="00120D6B"/>
    <w:rsid w:val="00123B18"/>
    <w:rsid w:val="00137366"/>
    <w:rsid w:val="00153B01"/>
    <w:rsid w:val="00165F8A"/>
    <w:rsid w:val="00172FBF"/>
    <w:rsid w:val="00183DD1"/>
    <w:rsid w:val="001A50AE"/>
    <w:rsid w:val="001B2CFE"/>
    <w:rsid w:val="001B5D19"/>
    <w:rsid w:val="001C6A70"/>
    <w:rsid w:val="001D239D"/>
    <w:rsid w:val="001F4A4E"/>
    <w:rsid w:val="00211EAA"/>
    <w:rsid w:val="0026313F"/>
    <w:rsid w:val="00267711"/>
    <w:rsid w:val="00276265"/>
    <w:rsid w:val="00284074"/>
    <w:rsid w:val="002A32C7"/>
    <w:rsid w:val="002C5387"/>
    <w:rsid w:val="00304D8F"/>
    <w:rsid w:val="00310849"/>
    <w:rsid w:val="00315B2F"/>
    <w:rsid w:val="00322D3A"/>
    <w:rsid w:val="00332735"/>
    <w:rsid w:val="0034749A"/>
    <w:rsid w:val="00363020"/>
    <w:rsid w:val="0037232D"/>
    <w:rsid w:val="003745A1"/>
    <w:rsid w:val="00383167"/>
    <w:rsid w:val="003C3A2D"/>
    <w:rsid w:val="003C4FD0"/>
    <w:rsid w:val="003C65D5"/>
    <w:rsid w:val="003D5964"/>
    <w:rsid w:val="003E1825"/>
    <w:rsid w:val="003E19A9"/>
    <w:rsid w:val="003F5F6E"/>
    <w:rsid w:val="0040562C"/>
    <w:rsid w:val="00410105"/>
    <w:rsid w:val="00446B65"/>
    <w:rsid w:val="004A04B0"/>
    <w:rsid w:val="004C170C"/>
    <w:rsid w:val="004D166E"/>
    <w:rsid w:val="004D4D5E"/>
    <w:rsid w:val="004E5749"/>
    <w:rsid w:val="00501E0A"/>
    <w:rsid w:val="0055618F"/>
    <w:rsid w:val="00566DAC"/>
    <w:rsid w:val="00591D3D"/>
    <w:rsid w:val="005A55D8"/>
    <w:rsid w:val="005C1219"/>
    <w:rsid w:val="005C7EBB"/>
    <w:rsid w:val="005F0E16"/>
    <w:rsid w:val="005F430B"/>
    <w:rsid w:val="006520CC"/>
    <w:rsid w:val="00673653"/>
    <w:rsid w:val="00695B45"/>
    <w:rsid w:val="006A66CE"/>
    <w:rsid w:val="006B7F55"/>
    <w:rsid w:val="006C151E"/>
    <w:rsid w:val="006C4C03"/>
    <w:rsid w:val="006F75E6"/>
    <w:rsid w:val="00707397"/>
    <w:rsid w:val="00711928"/>
    <w:rsid w:val="007176D4"/>
    <w:rsid w:val="00732157"/>
    <w:rsid w:val="007513C3"/>
    <w:rsid w:val="00763AA1"/>
    <w:rsid w:val="00767CFB"/>
    <w:rsid w:val="00776414"/>
    <w:rsid w:val="00781101"/>
    <w:rsid w:val="00791BA4"/>
    <w:rsid w:val="007A3873"/>
    <w:rsid w:val="007D66D2"/>
    <w:rsid w:val="00854E45"/>
    <w:rsid w:val="00855008"/>
    <w:rsid w:val="00875D39"/>
    <w:rsid w:val="00875E80"/>
    <w:rsid w:val="008A32D5"/>
    <w:rsid w:val="008B4207"/>
    <w:rsid w:val="008B472E"/>
    <w:rsid w:val="008C5AED"/>
    <w:rsid w:val="008D18A0"/>
    <w:rsid w:val="008D1EEF"/>
    <w:rsid w:val="00903984"/>
    <w:rsid w:val="00905A8E"/>
    <w:rsid w:val="00916E22"/>
    <w:rsid w:val="00946919"/>
    <w:rsid w:val="00965B4A"/>
    <w:rsid w:val="00970DEE"/>
    <w:rsid w:val="00971840"/>
    <w:rsid w:val="00992ED6"/>
    <w:rsid w:val="0099473E"/>
    <w:rsid w:val="009B12B1"/>
    <w:rsid w:val="009C56E8"/>
    <w:rsid w:val="009C71E6"/>
    <w:rsid w:val="009E279D"/>
    <w:rsid w:val="00A47D17"/>
    <w:rsid w:val="00A52FFE"/>
    <w:rsid w:val="00A77773"/>
    <w:rsid w:val="00A812F2"/>
    <w:rsid w:val="00AA6682"/>
    <w:rsid w:val="00AA7236"/>
    <w:rsid w:val="00AD0460"/>
    <w:rsid w:val="00AD7F6D"/>
    <w:rsid w:val="00AE1B02"/>
    <w:rsid w:val="00AE2623"/>
    <w:rsid w:val="00AE28EB"/>
    <w:rsid w:val="00AE5421"/>
    <w:rsid w:val="00AF48B4"/>
    <w:rsid w:val="00AF7DE5"/>
    <w:rsid w:val="00B01C88"/>
    <w:rsid w:val="00B02C17"/>
    <w:rsid w:val="00B034BF"/>
    <w:rsid w:val="00B6789A"/>
    <w:rsid w:val="00B708C7"/>
    <w:rsid w:val="00B81BAE"/>
    <w:rsid w:val="00B844C4"/>
    <w:rsid w:val="00BD1EA6"/>
    <w:rsid w:val="00BD3556"/>
    <w:rsid w:val="00C13A34"/>
    <w:rsid w:val="00C30FC0"/>
    <w:rsid w:val="00C44375"/>
    <w:rsid w:val="00C562C4"/>
    <w:rsid w:val="00C835B8"/>
    <w:rsid w:val="00CD7BC1"/>
    <w:rsid w:val="00CF377D"/>
    <w:rsid w:val="00D14361"/>
    <w:rsid w:val="00D25977"/>
    <w:rsid w:val="00D30D9B"/>
    <w:rsid w:val="00D5137E"/>
    <w:rsid w:val="00D546A1"/>
    <w:rsid w:val="00D80856"/>
    <w:rsid w:val="00D92CCE"/>
    <w:rsid w:val="00DA1F11"/>
    <w:rsid w:val="00DC373B"/>
    <w:rsid w:val="00DD2C94"/>
    <w:rsid w:val="00DE045F"/>
    <w:rsid w:val="00DE16A2"/>
    <w:rsid w:val="00DF03B0"/>
    <w:rsid w:val="00DF1BA6"/>
    <w:rsid w:val="00E1092B"/>
    <w:rsid w:val="00E53AE1"/>
    <w:rsid w:val="00E61B11"/>
    <w:rsid w:val="00E66EF4"/>
    <w:rsid w:val="00E87C76"/>
    <w:rsid w:val="00EA20E9"/>
    <w:rsid w:val="00F31DDC"/>
    <w:rsid w:val="00F43CCB"/>
    <w:rsid w:val="00F466A7"/>
    <w:rsid w:val="00F62C8B"/>
    <w:rsid w:val="00F66EED"/>
    <w:rsid w:val="00F712D8"/>
    <w:rsid w:val="00F91DF7"/>
    <w:rsid w:val="00F92937"/>
    <w:rsid w:val="00FA2C6F"/>
    <w:rsid w:val="00FF60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E97C"/>
  <w15:docId w15:val="{76B205AD-7B3B-43FC-8F9B-8576B8C40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B02"/>
  </w:style>
  <w:style w:type="paragraph" w:styleId="Heading1">
    <w:name w:val="heading 1"/>
    <w:basedOn w:val="Normal"/>
    <w:next w:val="Normal"/>
    <w:link w:val="Heading1Char"/>
    <w:uiPriority w:val="9"/>
    <w:qFormat/>
    <w:pPr>
      <w:numPr>
        <w:numId w:val="7"/>
      </w:numPr>
      <w:spacing w:before="120" w:after="0"/>
      <w:outlineLvl w:val="0"/>
    </w:pPr>
    <w:rPr>
      <w:b/>
      <w:bCs/>
      <w:sz w:val="32"/>
      <w:szCs w:val="32"/>
    </w:rPr>
  </w:style>
  <w:style w:type="paragraph" w:styleId="Heading2">
    <w:name w:val="heading 2"/>
    <w:basedOn w:val="Normal"/>
    <w:next w:val="Normal"/>
    <w:link w:val="Heading2Char"/>
    <w:uiPriority w:val="9"/>
    <w:unhideWhenUsed/>
    <w:qFormat/>
    <w:pPr>
      <w:numPr>
        <w:ilvl w:val="1"/>
        <w:numId w:val="7"/>
      </w:numPr>
      <w:spacing w:before="80" w:after="0"/>
      <w:outlineLvl w:val="1"/>
    </w:pPr>
    <w:rPr>
      <w:b/>
      <w:bCs/>
      <w:sz w:val="28"/>
      <w:szCs w:val="28"/>
    </w:rPr>
  </w:style>
  <w:style w:type="paragraph" w:styleId="Heading3">
    <w:name w:val="heading 3"/>
    <w:basedOn w:val="Normal"/>
    <w:next w:val="Normal"/>
    <w:link w:val="Heading3Char"/>
    <w:uiPriority w:val="9"/>
    <w:unhideWhenUsed/>
    <w:qFormat/>
    <w:pPr>
      <w:numPr>
        <w:ilvl w:val="2"/>
        <w:numId w:val="7"/>
      </w:numPr>
      <w:spacing w:before="40" w:after="0"/>
      <w:outlineLvl w:val="2"/>
    </w:pPr>
    <w:rPr>
      <w:b/>
      <w:bCs/>
      <w:sz w:val="24"/>
      <w:szCs w:val="24"/>
    </w:rPr>
  </w:style>
  <w:style w:type="paragraph" w:styleId="Heading4">
    <w:name w:val="heading 4"/>
    <w:basedOn w:val="Normal"/>
    <w:next w:val="Normal"/>
    <w:link w:val="Heading4Char"/>
    <w:uiPriority w:val="9"/>
    <w:semiHidden/>
    <w:unhideWhenUsed/>
    <w:qFormat/>
    <w:pPr>
      <w:keepNext/>
      <w:keepLines/>
      <w:numPr>
        <w:ilvl w:val="3"/>
        <w:numId w:val="7"/>
      </w:numPr>
      <w:spacing w:before="40" w:after="0"/>
      <w:outlineLvl w:val="3"/>
    </w:pPr>
    <w:rPr>
      <w:b/>
      <w:bCs/>
      <w:i/>
      <w:iCs/>
      <w:color w:val="000000"/>
    </w:rPr>
  </w:style>
  <w:style w:type="paragraph" w:styleId="Heading5">
    <w:name w:val="heading 5"/>
    <w:basedOn w:val="Normal"/>
    <w:next w:val="Normal"/>
    <w:uiPriority w:val="9"/>
    <w:semiHidden/>
    <w:unhideWhenUsed/>
    <w:qFormat/>
    <w:pPr>
      <w:keepNext/>
      <w:keepLines/>
      <w:numPr>
        <w:ilvl w:val="4"/>
        <w:numId w:val="7"/>
      </w:numPr>
      <w:spacing w:before="220" w:after="40"/>
      <w:outlineLvl w:val="4"/>
    </w:pPr>
    <w:rPr>
      <w:b/>
      <w:bCs/>
    </w:rPr>
  </w:style>
  <w:style w:type="paragraph" w:styleId="Heading6">
    <w:name w:val="heading 6"/>
    <w:basedOn w:val="Normal"/>
    <w:next w:val="Normal"/>
    <w:uiPriority w:val="9"/>
    <w:semiHidden/>
    <w:unhideWhenUsed/>
    <w:qFormat/>
    <w:pPr>
      <w:keepNext/>
      <w:keepLines/>
      <w:numPr>
        <w:ilvl w:val="5"/>
        <w:numId w:val="7"/>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591D3D"/>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91D3D"/>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1D3D"/>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paragraph" w:styleId="NoSpacing">
    <w:name w:val="No Spacing"/>
    <w:uiPriority w:val="1"/>
    <w:qFormat/>
    <w:rsid w:val="002F5962"/>
    <w:pPr>
      <w:spacing w:after="0" w:line="240" w:lineRule="auto"/>
    </w:pPr>
  </w:style>
  <w:style w:type="character" w:customStyle="1" w:styleId="Heading1Char">
    <w:name w:val="Heading 1 Char"/>
    <w:basedOn w:val="DefaultParagraphFont"/>
    <w:link w:val="Heading1"/>
    <w:uiPriority w:val="9"/>
    <w:rsid w:val="002F5962"/>
    <w:rPr>
      <w:b/>
      <w:bCs/>
      <w:sz w:val="32"/>
      <w:szCs w:val="32"/>
    </w:rPr>
  </w:style>
  <w:style w:type="character" w:customStyle="1" w:styleId="Heading2Char">
    <w:name w:val="Heading 2 Char"/>
    <w:basedOn w:val="DefaultParagraphFont"/>
    <w:link w:val="Heading2"/>
    <w:uiPriority w:val="9"/>
    <w:rsid w:val="002F5962"/>
    <w:rPr>
      <w:b/>
      <w:bCs/>
      <w:sz w:val="28"/>
      <w:szCs w:val="28"/>
    </w:rPr>
  </w:style>
  <w:style w:type="paragraph" w:styleId="ListParagraph">
    <w:name w:val="List Paragraph"/>
    <w:basedOn w:val="Normal"/>
    <w:uiPriority w:val="34"/>
    <w:qFormat/>
    <w:rsid w:val="002F5962"/>
    <w:pPr>
      <w:ind w:left="720"/>
      <w:contextualSpacing/>
    </w:pPr>
  </w:style>
  <w:style w:type="character" w:customStyle="1" w:styleId="Heading3Char">
    <w:name w:val="Heading 3 Char"/>
    <w:basedOn w:val="DefaultParagraphFont"/>
    <w:link w:val="Heading3"/>
    <w:uiPriority w:val="9"/>
    <w:rsid w:val="002F5962"/>
    <w:rPr>
      <w:b/>
      <w:bCs/>
      <w:sz w:val="24"/>
      <w:szCs w:val="24"/>
    </w:rPr>
  </w:style>
  <w:style w:type="character" w:customStyle="1" w:styleId="Heading4Char">
    <w:name w:val="Heading 4 Char"/>
    <w:basedOn w:val="DefaultParagraphFont"/>
    <w:link w:val="Heading4"/>
    <w:uiPriority w:val="9"/>
    <w:rsid w:val="002F5962"/>
    <w:rPr>
      <w:rFonts w:eastAsiaTheme="majorEastAsia" w:cstheme="majorBidi"/>
      <w:b/>
      <w:bCs/>
      <w:i/>
      <w:iCs/>
      <w:color w:val="000000" w:themeColor="text1"/>
    </w:rPr>
  </w:style>
  <w:style w:type="character" w:customStyle="1" w:styleId="TitleChar">
    <w:name w:val="Title Char"/>
    <w:basedOn w:val="DefaultParagraphFont"/>
    <w:link w:val="Title"/>
    <w:uiPriority w:val="10"/>
    <w:rsid w:val="002F5962"/>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9C0B10"/>
    <w:pPr>
      <w:spacing w:after="200" w:line="240" w:lineRule="auto"/>
      <w:jc w:val="center"/>
    </w:pPr>
    <w:rPr>
      <w:b/>
      <w:iCs/>
      <w:color w:val="000000" w:themeColor="text1"/>
      <w:szCs w:val="18"/>
    </w:rPr>
  </w:style>
  <w:style w:type="table" w:styleId="TableGrid">
    <w:name w:val="Table Grid"/>
    <w:basedOn w:val="TableNormal"/>
    <w:uiPriority w:val="39"/>
    <w:rsid w:val="00CA7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1B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BDC"/>
  </w:style>
  <w:style w:type="paragraph" w:styleId="Footer">
    <w:name w:val="footer"/>
    <w:basedOn w:val="Normal"/>
    <w:link w:val="FooterChar"/>
    <w:unhideWhenUsed/>
    <w:rsid w:val="00D01B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BDC"/>
  </w:style>
  <w:style w:type="paragraph" w:customStyle="1" w:styleId="References">
    <w:name w:val="References"/>
    <w:basedOn w:val="Normal"/>
    <w:link w:val="ReferencesChar"/>
    <w:qFormat/>
    <w:rsid w:val="0071340E"/>
    <w:pPr>
      <w:jc w:val="left"/>
    </w:pPr>
  </w:style>
  <w:style w:type="paragraph" w:styleId="TOC1">
    <w:name w:val="toc 1"/>
    <w:basedOn w:val="Normal"/>
    <w:next w:val="Normal"/>
    <w:autoRedefine/>
    <w:uiPriority w:val="39"/>
    <w:unhideWhenUsed/>
    <w:rsid w:val="00975C76"/>
    <w:pPr>
      <w:spacing w:after="100"/>
    </w:pPr>
  </w:style>
  <w:style w:type="character" w:customStyle="1" w:styleId="ReferencesChar">
    <w:name w:val="References Char"/>
    <w:basedOn w:val="DefaultParagraphFont"/>
    <w:link w:val="References"/>
    <w:rsid w:val="0071340E"/>
  </w:style>
  <w:style w:type="paragraph" w:styleId="TOC2">
    <w:name w:val="toc 2"/>
    <w:basedOn w:val="Normal"/>
    <w:next w:val="Normal"/>
    <w:autoRedefine/>
    <w:uiPriority w:val="39"/>
    <w:unhideWhenUsed/>
    <w:rsid w:val="00975C76"/>
    <w:pPr>
      <w:spacing w:after="100"/>
    </w:pPr>
  </w:style>
  <w:style w:type="paragraph" w:styleId="TOC3">
    <w:name w:val="toc 3"/>
    <w:basedOn w:val="Normal"/>
    <w:next w:val="Normal"/>
    <w:autoRedefine/>
    <w:uiPriority w:val="39"/>
    <w:unhideWhenUsed/>
    <w:rsid w:val="00975C76"/>
    <w:pPr>
      <w:spacing w:after="100"/>
    </w:pPr>
  </w:style>
  <w:style w:type="character" w:styleId="Hyperlink">
    <w:name w:val="Hyperlink"/>
    <w:basedOn w:val="DefaultParagraphFont"/>
    <w:uiPriority w:val="99"/>
    <w:unhideWhenUsed/>
    <w:rsid w:val="00975C76"/>
    <w:rPr>
      <w:color w:val="0563C1" w:themeColor="hyperlink"/>
      <w:u w:val="single"/>
    </w:rPr>
  </w:style>
  <w:style w:type="paragraph" w:styleId="TableofFigures">
    <w:name w:val="table of figures"/>
    <w:basedOn w:val="Normal"/>
    <w:next w:val="Normal"/>
    <w:uiPriority w:val="99"/>
    <w:unhideWhenUsed/>
    <w:rsid w:val="00142B9A"/>
    <w:pPr>
      <w:spacing w:after="0"/>
    </w:pPr>
  </w:style>
  <w:style w:type="character" w:styleId="CommentReference">
    <w:name w:val="annotation reference"/>
    <w:basedOn w:val="DefaultParagraphFont"/>
    <w:uiPriority w:val="99"/>
    <w:semiHidden/>
    <w:unhideWhenUsed/>
    <w:rsid w:val="000515B2"/>
    <w:rPr>
      <w:sz w:val="16"/>
      <w:szCs w:val="16"/>
    </w:rPr>
  </w:style>
  <w:style w:type="paragraph" w:styleId="CommentText">
    <w:name w:val="annotation text"/>
    <w:basedOn w:val="Normal"/>
    <w:link w:val="CommentTextChar"/>
    <w:uiPriority w:val="99"/>
    <w:unhideWhenUsed/>
    <w:rsid w:val="000515B2"/>
    <w:pPr>
      <w:spacing w:line="240" w:lineRule="auto"/>
    </w:pPr>
    <w:rPr>
      <w:sz w:val="20"/>
      <w:szCs w:val="20"/>
    </w:rPr>
  </w:style>
  <w:style w:type="character" w:customStyle="1" w:styleId="CommentTextChar">
    <w:name w:val="Comment Text Char"/>
    <w:basedOn w:val="DefaultParagraphFont"/>
    <w:link w:val="CommentText"/>
    <w:uiPriority w:val="99"/>
    <w:rsid w:val="000515B2"/>
    <w:rPr>
      <w:sz w:val="20"/>
      <w:szCs w:val="20"/>
    </w:rPr>
  </w:style>
  <w:style w:type="paragraph" w:styleId="CommentSubject">
    <w:name w:val="annotation subject"/>
    <w:basedOn w:val="CommentText"/>
    <w:next w:val="CommentText"/>
    <w:link w:val="CommentSubjectChar"/>
    <w:uiPriority w:val="99"/>
    <w:semiHidden/>
    <w:unhideWhenUsed/>
    <w:rsid w:val="000515B2"/>
    <w:rPr>
      <w:b/>
      <w:bCs/>
    </w:rPr>
  </w:style>
  <w:style w:type="character" w:customStyle="1" w:styleId="CommentSubjectChar">
    <w:name w:val="Comment Subject Char"/>
    <w:basedOn w:val="CommentTextChar"/>
    <w:link w:val="CommentSubject"/>
    <w:uiPriority w:val="99"/>
    <w:semiHidden/>
    <w:rsid w:val="000515B2"/>
    <w:rPr>
      <w:b/>
      <w:bCs/>
      <w:sz w:val="20"/>
      <w:szCs w:val="20"/>
    </w:rPr>
  </w:style>
  <w:style w:type="paragraph" w:styleId="Bibliography">
    <w:name w:val="Bibliography"/>
    <w:basedOn w:val="Normal"/>
    <w:next w:val="Normal"/>
    <w:uiPriority w:val="37"/>
    <w:unhideWhenUsed/>
    <w:rsid w:val="00E36778"/>
    <w:pPr>
      <w:spacing w:line="259" w:lineRule="auto"/>
      <w:jc w:val="left"/>
    </w:pPr>
    <w:rPr>
      <w:kern w:val="2"/>
    </w:rPr>
  </w:style>
  <w:style w:type="paragraph" w:styleId="NormalWeb">
    <w:name w:val="Normal (Web)"/>
    <w:basedOn w:val="Normal"/>
    <w:uiPriority w:val="99"/>
    <w:unhideWhenUsed/>
    <w:rsid w:val="00884622"/>
    <w:pPr>
      <w:spacing w:before="100" w:beforeAutospacing="1" w:after="100" w:afterAutospacing="1" w:line="240" w:lineRule="auto"/>
      <w:jc w:val="left"/>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paragraph" w:styleId="Revision">
    <w:name w:val="Revision"/>
    <w:hidden/>
    <w:uiPriority w:val="99"/>
    <w:semiHidden/>
    <w:rsid w:val="00D92CCE"/>
    <w:pPr>
      <w:spacing w:after="0" w:line="240" w:lineRule="auto"/>
      <w:jc w:val="left"/>
    </w:pPr>
  </w:style>
  <w:style w:type="paragraph" w:styleId="TOCHeading">
    <w:name w:val="TOC Heading"/>
    <w:basedOn w:val="Heading1"/>
    <w:next w:val="Normal"/>
    <w:uiPriority w:val="39"/>
    <w:unhideWhenUsed/>
    <w:qFormat/>
    <w:rsid w:val="004D4D5E"/>
    <w:pPr>
      <w:keepNext/>
      <w:keepLines/>
      <w:spacing w:before="240" w:line="259" w:lineRule="auto"/>
      <w:ind w:left="0" w:firstLine="0"/>
      <w:jc w:val="left"/>
      <w:outlineLvl w:val="9"/>
    </w:pPr>
    <w:rPr>
      <w:rFonts w:asciiTheme="majorHAnsi" w:eastAsiaTheme="majorEastAsia" w:hAnsiTheme="majorHAnsi" w:cstheme="majorBidi"/>
      <w:b w:val="0"/>
      <w:bCs w:val="0"/>
      <w:color w:val="2F5496" w:themeColor="accent1" w:themeShade="BF"/>
      <w:lang w:val="en-US" w:eastAsia="en-US"/>
    </w:rPr>
  </w:style>
  <w:style w:type="character" w:customStyle="1" w:styleId="Heading7Char">
    <w:name w:val="Heading 7 Char"/>
    <w:basedOn w:val="DefaultParagraphFont"/>
    <w:link w:val="Heading7"/>
    <w:uiPriority w:val="9"/>
    <w:semiHidden/>
    <w:rsid w:val="00591D3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91D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1D3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76593">
      <w:bodyDiv w:val="1"/>
      <w:marLeft w:val="0"/>
      <w:marRight w:val="0"/>
      <w:marTop w:val="0"/>
      <w:marBottom w:val="0"/>
      <w:divBdr>
        <w:top w:val="none" w:sz="0" w:space="0" w:color="auto"/>
        <w:left w:val="none" w:sz="0" w:space="0" w:color="auto"/>
        <w:bottom w:val="none" w:sz="0" w:space="0" w:color="auto"/>
        <w:right w:val="none" w:sz="0" w:space="0" w:color="auto"/>
      </w:divBdr>
    </w:div>
    <w:div w:id="195897111">
      <w:bodyDiv w:val="1"/>
      <w:marLeft w:val="0"/>
      <w:marRight w:val="0"/>
      <w:marTop w:val="0"/>
      <w:marBottom w:val="0"/>
      <w:divBdr>
        <w:top w:val="none" w:sz="0" w:space="0" w:color="auto"/>
        <w:left w:val="none" w:sz="0" w:space="0" w:color="auto"/>
        <w:bottom w:val="none" w:sz="0" w:space="0" w:color="auto"/>
        <w:right w:val="none" w:sz="0" w:space="0" w:color="auto"/>
      </w:divBdr>
    </w:div>
    <w:div w:id="198323954">
      <w:bodyDiv w:val="1"/>
      <w:marLeft w:val="0"/>
      <w:marRight w:val="0"/>
      <w:marTop w:val="0"/>
      <w:marBottom w:val="0"/>
      <w:divBdr>
        <w:top w:val="none" w:sz="0" w:space="0" w:color="auto"/>
        <w:left w:val="none" w:sz="0" w:space="0" w:color="auto"/>
        <w:bottom w:val="none" w:sz="0" w:space="0" w:color="auto"/>
        <w:right w:val="none" w:sz="0" w:space="0" w:color="auto"/>
      </w:divBdr>
    </w:div>
    <w:div w:id="257904441">
      <w:bodyDiv w:val="1"/>
      <w:marLeft w:val="0"/>
      <w:marRight w:val="0"/>
      <w:marTop w:val="0"/>
      <w:marBottom w:val="0"/>
      <w:divBdr>
        <w:top w:val="none" w:sz="0" w:space="0" w:color="auto"/>
        <w:left w:val="none" w:sz="0" w:space="0" w:color="auto"/>
        <w:bottom w:val="none" w:sz="0" w:space="0" w:color="auto"/>
        <w:right w:val="none" w:sz="0" w:space="0" w:color="auto"/>
      </w:divBdr>
    </w:div>
    <w:div w:id="333000217">
      <w:bodyDiv w:val="1"/>
      <w:marLeft w:val="0"/>
      <w:marRight w:val="0"/>
      <w:marTop w:val="0"/>
      <w:marBottom w:val="0"/>
      <w:divBdr>
        <w:top w:val="none" w:sz="0" w:space="0" w:color="auto"/>
        <w:left w:val="none" w:sz="0" w:space="0" w:color="auto"/>
        <w:bottom w:val="none" w:sz="0" w:space="0" w:color="auto"/>
        <w:right w:val="none" w:sz="0" w:space="0" w:color="auto"/>
      </w:divBdr>
    </w:div>
    <w:div w:id="365522680">
      <w:bodyDiv w:val="1"/>
      <w:marLeft w:val="0"/>
      <w:marRight w:val="0"/>
      <w:marTop w:val="0"/>
      <w:marBottom w:val="0"/>
      <w:divBdr>
        <w:top w:val="none" w:sz="0" w:space="0" w:color="auto"/>
        <w:left w:val="none" w:sz="0" w:space="0" w:color="auto"/>
        <w:bottom w:val="none" w:sz="0" w:space="0" w:color="auto"/>
        <w:right w:val="none" w:sz="0" w:space="0" w:color="auto"/>
      </w:divBdr>
    </w:div>
    <w:div w:id="367996388">
      <w:bodyDiv w:val="1"/>
      <w:marLeft w:val="0"/>
      <w:marRight w:val="0"/>
      <w:marTop w:val="0"/>
      <w:marBottom w:val="0"/>
      <w:divBdr>
        <w:top w:val="none" w:sz="0" w:space="0" w:color="auto"/>
        <w:left w:val="none" w:sz="0" w:space="0" w:color="auto"/>
        <w:bottom w:val="none" w:sz="0" w:space="0" w:color="auto"/>
        <w:right w:val="none" w:sz="0" w:space="0" w:color="auto"/>
      </w:divBdr>
    </w:div>
    <w:div w:id="416251245">
      <w:bodyDiv w:val="1"/>
      <w:marLeft w:val="0"/>
      <w:marRight w:val="0"/>
      <w:marTop w:val="0"/>
      <w:marBottom w:val="0"/>
      <w:divBdr>
        <w:top w:val="none" w:sz="0" w:space="0" w:color="auto"/>
        <w:left w:val="none" w:sz="0" w:space="0" w:color="auto"/>
        <w:bottom w:val="none" w:sz="0" w:space="0" w:color="auto"/>
        <w:right w:val="none" w:sz="0" w:space="0" w:color="auto"/>
      </w:divBdr>
    </w:div>
    <w:div w:id="512383055">
      <w:bodyDiv w:val="1"/>
      <w:marLeft w:val="0"/>
      <w:marRight w:val="0"/>
      <w:marTop w:val="0"/>
      <w:marBottom w:val="0"/>
      <w:divBdr>
        <w:top w:val="none" w:sz="0" w:space="0" w:color="auto"/>
        <w:left w:val="none" w:sz="0" w:space="0" w:color="auto"/>
        <w:bottom w:val="none" w:sz="0" w:space="0" w:color="auto"/>
        <w:right w:val="none" w:sz="0" w:space="0" w:color="auto"/>
      </w:divBdr>
    </w:div>
    <w:div w:id="535432766">
      <w:bodyDiv w:val="1"/>
      <w:marLeft w:val="0"/>
      <w:marRight w:val="0"/>
      <w:marTop w:val="0"/>
      <w:marBottom w:val="0"/>
      <w:divBdr>
        <w:top w:val="none" w:sz="0" w:space="0" w:color="auto"/>
        <w:left w:val="none" w:sz="0" w:space="0" w:color="auto"/>
        <w:bottom w:val="none" w:sz="0" w:space="0" w:color="auto"/>
        <w:right w:val="none" w:sz="0" w:space="0" w:color="auto"/>
      </w:divBdr>
    </w:div>
    <w:div w:id="726876672">
      <w:bodyDiv w:val="1"/>
      <w:marLeft w:val="0"/>
      <w:marRight w:val="0"/>
      <w:marTop w:val="0"/>
      <w:marBottom w:val="0"/>
      <w:divBdr>
        <w:top w:val="none" w:sz="0" w:space="0" w:color="auto"/>
        <w:left w:val="none" w:sz="0" w:space="0" w:color="auto"/>
        <w:bottom w:val="none" w:sz="0" w:space="0" w:color="auto"/>
        <w:right w:val="none" w:sz="0" w:space="0" w:color="auto"/>
      </w:divBdr>
    </w:div>
    <w:div w:id="948665196">
      <w:bodyDiv w:val="1"/>
      <w:marLeft w:val="0"/>
      <w:marRight w:val="0"/>
      <w:marTop w:val="0"/>
      <w:marBottom w:val="0"/>
      <w:divBdr>
        <w:top w:val="none" w:sz="0" w:space="0" w:color="auto"/>
        <w:left w:val="none" w:sz="0" w:space="0" w:color="auto"/>
        <w:bottom w:val="none" w:sz="0" w:space="0" w:color="auto"/>
        <w:right w:val="none" w:sz="0" w:space="0" w:color="auto"/>
      </w:divBdr>
    </w:div>
    <w:div w:id="972557566">
      <w:bodyDiv w:val="1"/>
      <w:marLeft w:val="0"/>
      <w:marRight w:val="0"/>
      <w:marTop w:val="0"/>
      <w:marBottom w:val="0"/>
      <w:divBdr>
        <w:top w:val="none" w:sz="0" w:space="0" w:color="auto"/>
        <w:left w:val="none" w:sz="0" w:space="0" w:color="auto"/>
        <w:bottom w:val="none" w:sz="0" w:space="0" w:color="auto"/>
        <w:right w:val="none" w:sz="0" w:space="0" w:color="auto"/>
      </w:divBdr>
    </w:div>
    <w:div w:id="980767387">
      <w:bodyDiv w:val="1"/>
      <w:marLeft w:val="0"/>
      <w:marRight w:val="0"/>
      <w:marTop w:val="0"/>
      <w:marBottom w:val="0"/>
      <w:divBdr>
        <w:top w:val="none" w:sz="0" w:space="0" w:color="auto"/>
        <w:left w:val="none" w:sz="0" w:space="0" w:color="auto"/>
        <w:bottom w:val="none" w:sz="0" w:space="0" w:color="auto"/>
        <w:right w:val="none" w:sz="0" w:space="0" w:color="auto"/>
      </w:divBdr>
    </w:div>
    <w:div w:id="1038241942">
      <w:bodyDiv w:val="1"/>
      <w:marLeft w:val="0"/>
      <w:marRight w:val="0"/>
      <w:marTop w:val="0"/>
      <w:marBottom w:val="0"/>
      <w:divBdr>
        <w:top w:val="none" w:sz="0" w:space="0" w:color="auto"/>
        <w:left w:val="none" w:sz="0" w:space="0" w:color="auto"/>
        <w:bottom w:val="none" w:sz="0" w:space="0" w:color="auto"/>
        <w:right w:val="none" w:sz="0" w:space="0" w:color="auto"/>
      </w:divBdr>
    </w:div>
    <w:div w:id="1043869282">
      <w:bodyDiv w:val="1"/>
      <w:marLeft w:val="0"/>
      <w:marRight w:val="0"/>
      <w:marTop w:val="0"/>
      <w:marBottom w:val="0"/>
      <w:divBdr>
        <w:top w:val="none" w:sz="0" w:space="0" w:color="auto"/>
        <w:left w:val="none" w:sz="0" w:space="0" w:color="auto"/>
        <w:bottom w:val="none" w:sz="0" w:space="0" w:color="auto"/>
        <w:right w:val="none" w:sz="0" w:space="0" w:color="auto"/>
      </w:divBdr>
    </w:div>
    <w:div w:id="1141852083">
      <w:bodyDiv w:val="1"/>
      <w:marLeft w:val="0"/>
      <w:marRight w:val="0"/>
      <w:marTop w:val="0"/>
      <w:marBottom w:val="0"/>
      <w:divBdr>
        <w:top w:val="none" w:sz="0" w:space="0" w:color="auto"/>
        <w:left w:val="none" w:sz="0" w:space="0" w:color="auto"/>
        <w:bottom w:val="none" w:sz="0" w:space="0" w:color="auto"/>
        <w:right w:val="none" w:sz="0" w:space="0" w:color="auto"/>
      </w:divBdr>
    </w:div>
    <w:div w:id="1183855626">
      <w:bodyDiv w:val="1"/>
      <w:marLeft w:val="0"/>
      <w:marRight w:val="0"/>
      <w:marTop w:val="0"/>
      <w:marBottom w:val="0"/>
      <w:divBdr>
        <w:top w:val="none" w:sz="0" w:space="0" w:color="auto"/>
        <w:left w:val="none" w:sz="0" w:space="0" w:color="auto"/>
        <w:bottom w:val="none" w:sz="0" w:space="0" w:color="auto"/>
        <w:right w:val="none" w:sz="0" w:space="0" w:color="auto"/>
      </w:divBdr>
    </w:div>
    <w:div w:id="1195540347">
      <w:bodyDiv w:val="1"/>
      <w:marLeft w:val="0"/>
      <w:marRight w:val="0"/>
      <w:marTop w:val="0"/>
      <w:marBottom w:val="0"/>
      <w:divBdr>
        <w:top w:val="none" w:sz="0" w:space="0" w:color="auto"/>
        <w:left w:val="none" w:sz="0" w:space="0" w:color="auto"/>
        <w:bottom w:val="none" w:sz="0" w:space="0" w:color="auto"/>
        <w:right w:val="none" w:sz="0" w:space="0" w:color="auto"/>
      </w:divBdr>
    </w:div>
    <w:div w:id="1281766616">
      <w:bodyDiv w:val="1"/>
      <w:marLeft w:val="0"/>
      <w:marRight w:val="0"/>
      <w:marTop w:val="0"/>
      <w:marBottom w:val="0"/>
      <w:divBdr>
        <w:top w:val="none" w:sz="0" w:space="0" w:color="auto"/>
        <w:left w:val="none" w:sz="0" w:space="0" w:color="auto"/>
        <w:bottom w:val="none" w:sz="0" w:space="0" w:color="auto"/>
        <w:right w:val="none" w:sz="0" w:space="0" w:color="auto"/>
      </w:divBdr>
    </w:div>
    <w:div w:id="1293364934">
      <w:bodyDiv w:val="1"/>
      <w:marLeft w:val="0"/>
      <w:marRight w:val="0"/>
      <w:marTop w:val="0"/>
      <w:marBottom w:val="0"/>
      <w:divBdr>
        <w:top w:val="none" w:sz="0" w:space="0" w:color="auto"/>
        <w:left w:val="none" w:sz="0" w:space="0" w:color="auto"/>
        <w:bottom w:val="none" w:sz="0" w:space="0" w:color="auto"/>
        <w:right w:val="none" w:sz="0" w:space="0" w:color="auto"/>
      </w:divBdr>
    </w:div>
    <w:div w:id="1308512177">
      <w:bodyDiv w:val="1"/>
      <w:marLeft w:val="0"/>
      <w:marRight w:val="0"/>
      <w:marTop w:val="0"/>
      <w:marBottom w:val="0"/>
      <w:divBdr>
        <w:top w:val="none" w:sz="0" w:space="0" w:color="auto"/>
        <w:left w:val="none" w:sz="0" w:space="0" w:color="auto"/>
        <w:bottom w:val="none" w:sz="0" w:space="0" w:color="auto"/>
        <w:right w:val="none" w:sz="0" w:space="0" w:color="auto"/>
      </w:divBdr>
    </w:div>
    <w:div w:id="1321498801">
      <w:bodyDiv w:val="1"/>
      <w:marLeft w:val="0"/>
      <w:marRight w:val="0"/>
      <w:marTop w:val="0"/>
      <w:marBottom w:val="0"/>
      <w:divBdr>
        <w:top w:val="none" w:sz="0" w:space="0" w:color="auto"/>
        <w:left w:val="none" w:sz="0" w:space="0" w:color="auto"/>
        <w:bottom w:val="none" w:sz="0" w:space="0" w:color="auto"/>
        <w:right w:val="none" w:sz="0" w:space="0" w:color="auto"/>
      </w:divBdr>
    </w:div>
    <w:div w:id="1343583513">
      <w:bodyDiv w:val="1"/>
      <w:marLeft w:val="0"/>
      <w:marRight w:val="0"/>
      <w:marTop w:val="0"/>
      <w:marBottom w:val="0"/>
      <w:divBdr>
        <w:top w:val="none" w:sz="0" w:space="0" w:color="auto"/>
        <w:left w:val="none" w:sz="0" w:space="0" w:color="auto"/>
        <w:bottom w:val="none" w:sz="0" w:space="0" w:color="auto"/>
        <w:right w:val="none" w:sz="0" w:space="0" w:color="auto"/>
      </w:divBdr>
    </w:div>
    <w:div w:id="1386639340">
      <w:bodyDiv w:val="1"/>
      <w:marLeft w:val="0"/>
      <w:marRight w:val="0"/>
      <w:marTop w:val="0"/>
      <w:marBottom w:val="0"/>
      <w:divBdr>
        <w:top w:val="none" w:sz="0" w:space="0" w:color="auto"/>
        <w:left w:val="none" w:sz="0" w:space="0" w:color="auto"/>
        <w:bottom w:val="none" w:sz="0" w:space="0" w:color="auto"/>
        <w:right w:val="none" w:sz="0" w:space="0" w:color="auto"/>
      </w:divBdr>
    </w:div>
    <w:div w:id="1584992721">
      <w:bodyDiv w:val="1"/>
      <w:marLeft w:val="0"/>
      <w:marRight w:val="0"/>
      <w:marTop w:val="0"/>
      <w:marBottom w:val="0"/>
      <w:divBdr>
        <w:top w:val="none" w:sz="0" w:space="0" w:color="auto"/>
        <w:left w:val="none" w:sz="0" w:space="0" w:color="auto"/>
        <w:bottom w:val="none" w:sz="0" w:space="0" w:color="auto"/>
        <w:right w:val="none" w:sz="0" w:space="0" w:color="auto"/>
      </w:divBdr>
    </w:div>
    <w:div w:id="1649897063">
      <w:bodyDiv w:val="1"/>
      <w:marLeft w:val="0"/>
      <w:marRight w:val="0"/>
      <w:marTop w:val="0"/>
      <w:marBottom w:val="0"/>
      <w:divBdr>
        <w:top w:val="none" w:sz="0" w:space="0" w:color="auto"/>
        <w:left w:val="none" w:sz="0" w:space="0" w:color="auto"/>
        <w:bottom w:val="none" w:sz="0" w:space="0" w:color="auto"/>
        <w:right w:val="none" w:sz="0" w:space="0" w:color="auto"/>
      </w:divBdr>
    </w:div>
    <w:div w:id="1666515293">
      <w:bodyDiv w:val="1"/>
      <w:marLeft w:val="0"/>
      <w:marRight w:val="0"/>
      <w:marTop w:val="0"/>
      <w:marBottom w:val="0"/>
      <w:divBdr>
        <w:top w:val="none" w:sz="0" w:space="0" w:color="auto"/>
        <w:left w:val="none" w:sz="0" w:space="0" w:color="auto"/>
        <w:bottom w:val="none" w:sz="0" w:space="0" w:color="auto"/>
        <w:right w:val="none" w:sz="0" w:space="0" w:color="auto"/>
      </w:divBdr>
    </w:div>
    <w:div w:id="1701199232">
      <w:bodyDiv w:val="1"/>
      <w:marLeft w:val="0"/>
      <w:marRight w:val="0"/>
      <w:marTop w:val="0"/>
      <w:marBottom w:val="0"/>
      <w:divBdr>
        <w:top w:val="none" w:sz="0" w:space="0" w:color="auto"/>
        <w:left w:val="none" w:sz="0" w:space="0" w:color="auto"/>
        <w:bottom w:val="none" w:sz="0" w:space="0" w:color="auto"/>
        <w:right w:val="none" w:sz="0" w:space="0" w:color="auto"/>
      </w:divBdr>
    </w:div>
    <w:div w:id="1764640812">
      <w:bodyDiv w:val="1"/>
      <w:marLeft w:val="0"/>
      <w:marRight w:val="0"/>
      <w:marTop w:val="0"/>
      <w:marBottom w:val="0"/>
      <w:divBdr>
        <w:top w:val="none" w:sz="0" w:space="0" w:color="auto"/>
        <w:left w:val="none" w:sz="0" w:space="0" w:color="auto"/>
        <w:bottom w:val="none" w:sz="0" w:space="0" w:color="auto"/>
        <w:right w:val="none" w:sz="0" w:space="0" w:color="auto"/>
      </w:divBdr>
    </w:div>
    <w:div w:id="1811553545">
      <w:bodyDiv w:val="1"/>
      <w:marLeft w:val="0"/>
      <w:marRight w:val="0"/>
      <w:marTop w:val="0"/>
      <w:marBottom w:val="0"/>
      <w:divBdr>
        <w:top w:val="none" w:sz="0" w:space="0" w:color="auto"/>
        <w:left w:val="none" w:sz="0" w:space="0" w:color="auto"/>
        <w:bottom w:val="none" w:sz="0" w:space="0" w:color="auto"/>
        <w:right w:val="none" w:sz="0" w:space="0" w:color="auto"/>
      </w:divBdr>
    </w:div>
    <w:div w:id="1866208285">
      <w:bodyDiv w:val="1"/>
      <w:marLeft w:val="0"/>
      <w:marRight w:val="0"/>
      <w:marTop w:val="0"/>
      <w:marBottom w:val="0"/>
      <w:divBdr>
        <w:top w:val="none" w:sz="0" w:space="0" w:color="auto"/>
        <w:left w:val="none" w:sz="0" w:space="0" w:color="auto"/>
        <w:bottom w:val="none" w:sz="0" w:space="0" w:color="auto"/>
        <w:right w:val="none" w:sz="0" w:space="0" w:color="auto"/>
      </w:divBdr>
    </w:div>
    <w:div w:id="1875844558">
      <w:bodyDiv w:val="1"/>
      <w:marLeft w:val="0"/>
      <w:marRight w:val="0"/>
      <w:marTop w:val="0"/>
      <w:marBottom w:val="0"/>
      <w:divBdr>
        <w:top w:val="none" w:sz="0" w:space="0" w:color="auto"/>
        <w:left w:val="none" w:sz="0" w:space="0" w:color="auto"/>
        <w:bottom w:val="none" w:sz="0" w:space="0" w:color="auto"/>
        <w:right w:val="none" w:sz="0" w:space="0" w:color="auto"/>
      </w:divBdr>
    </w:div>
    <w:div w:id="1887057304">
      <w:bodyDiv w:val="1"/>
      <w:marLeft w:val="0"/>
      <w:marRight w:val="0"/>
      <w:marTop w:val="0"/>
      <w:marBottom w:val="0"/>
      <w:divBdr>
        <w:top w:val="none" w:sz="0" w:space="0" w:color="auto"/>
        <w:left w:val="none" w:sz="0" w:space="0" w:color="auto"/>
        <w:bottom w:val="none" w:sz="0" w:space="0" w:color="auto"/>
        <w:right w:val="none" w:sz="0" w:space="0" w:color="auto"/>
      </w:divBdr>
    </w:div>
    <w:div w:id="1952862453">
      <w:bodyDiv w:val="1"/>
      <w:marLeft w:val="0"/>
      <w:marRight w:val="0"/>
      <w:marTop w:val="0"/>
      <w:marBottom w:val="0"/>
      <w:divBdr>
        <w:top w:val="none" w:sz="0" w:space="0" w:color="auto"/>
        <w:left w:val="none" w:sz="0" w:space="0" w:color="auto"/>
        <w:bottom w:val="none" w:sz="0" w:space="0" w:color="auto"/>
        <w:right w:val="none" w:sz="0" w:space="0" w:color="auto"/>
      </w:divBdr>
    </w:div>
    <w:div w:id="1965111329">
      <w:bodyDiv w:val="1"/>
      <w:marLeft w:val="0"/>
      <w:marRight w:val="0"/>
      <w:marTop w:val="0"/>
      <w:marBottom w:val="0"/>
      <w:divBdr>
        <w:top w:val="none" w:sz="0" w:space="0" w:color="auto"/>
        <w:left w:val="none" w:sz="0" w:space="0" w:color="auto"/>
        <w:bottom w:val="none" w:sz="0" w:space="0" w:color="auto"/>
        <w:right w:val="none" w:sz="0" w:space="0" w:color="auto"/>
      </w:divBdr>
    </w:div>
    <w:div w:id="1995913570">
      <w:bodyDiv w:val="1"/>
      <w:marLeft w:val="0"/>
      <w:marRight w:val="0"/>
      <w:marTop w:val="0"/>
      <w:marBottom w:val="0"/>
      <w:divBdr>
        <w:top w:val="none" w:sz="0" w:space="0" w:color="auto"/>
        <w:left w:val="none" w:sz="0" w:space="0" w:color="auto"/>
        <w:bottom w:val="none" w:sz="0" w:space="0" w:color="auto"/>
        <w:right w:val="none" w:sz="0" w:space="0" w:color="auto"/>
      </w:divBdr>
    </w:div>
    <w:div w:id="2022126290">
      <w:bodyDiv w:val="1"/>
      <w:marLeft w:val="0"/>
      <w:marRight w:val="0"/>
      <w:marTop w:val="0"/>
      <w:marBottom w:val="0"/>
      <w:divBdr>
        <w:top w:val="none" w:sz="0" w:space="0" w:color="auto"/>
        <w:left w:val="none" w:sz="0" w:space="0" w:color="auto"/>
        <w:bottom w:val="none" w:sz="0" w:space="0" w:color="auto"/>
        <w:right w:val="none" w:sz="0" w:space="0" w:color="auto"/>
      </w:divBdr>
    </w:div>
    <w:div w:id="2069107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www.economicsweekly.co.za"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TujjWTnZOhIsxKe70ZmOgcAGA==">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</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Bot19</b:Tag>
    <b:SourceType>JournalArticle</b:SourceType>
    <b:Guid>{01DCFDC7-36E3-475A-AC55-C320E0777166}</b:Guid>
    <b:Title>A Stylised Semi-Structural Model of the Equilibrium REER</b:Title>
    <b:JournalName>South African Reserve Bank</b:JournalName>
    <b:Year>2019</b:Year>
    <b:Volume>9341</b:Volume>
    <b:Author>
      <b:Author>
        <b:NameList>
          <b:Person>
            <b:Last>Botha</b:Last>
            <b:First>Byron</b:First>
          </b:Person>
          <b:Person>
            <b:Last>Mano</b:Last>
            <b:First>Koketso</b:First>
          </b:Person>
          <b:Person>
            <b:Last>Ruch</b:Last>
            <b:First>Franz</b:First>
          </b:Person>
        </b:NameList>
      </b:Author>
    </b:Author>
    <b:RefOrder>3</b:RefOrder>
  </b:Source>
  <b:Source>
    <b:Tag>Hoo17</b:Tag>
    <b:SourceType>JournalArticle</b:SourceType>
    <b:Guid>{71793C3E-B1BA-431C-8692-33277CB2DE4D}</b:Guid>
    <b:Title>Order flow and rand/dollar exchange rate dynamics</b:Title>
    <b:Year>2017</b:Year>
    <b:Publisher>South African Reserve Bank</b:Publisher>
    <b:City>South Africa</b:City>
    <b:Author>
      <b:Author>
        <b:NameList>
          <b:Person>
            <b:Last>Hoosain</b:Last>
            <b:First>Aadila</b:First>
          </b:Person>
          <b:Person>
            <b:Last>Joubert</b:Last>
            <b:First>Alta</b:First>
          </b:Person>
          <b:Person>
            <b:Last>Kubundi</b:Last>
            <b:First>Alain</b:First>
          </b:Person>
        </b:NameList>
      </b:Author>
    </b:Author>
    <b:JournalName>South African Reserve Bank Working Paper Series</b:JournalName>
    <b:RefOrder>4</b:RefOrder>
  </b:Source>
  <b:Source>
    <b:Tag>deJ121</b:Tag>
    <b:SourceType>JournalArticle</b:SourceType>
    <b:Guid>{99539174-B3E2-44E5-9D47-F9BA2C74D32E}</b:Guid>
    <b:Title>Modelling South Africa’s equilibrium real effective</b:Title>
    <b:Year>2012</b:Year>
    <b:Publisher>South African Reserve Bank</b:Publisher>
    <b:City>South Africa</b:City>
    <b:Author>
      <b:Author>
        <b:NameList>
          <b:Person>
            <b:Last>de Jager</b:Last>
            <b:First>Shaun</b:First>
          </b:Person>
        </b:NameList>
      </b:Author>
    </b:Author>
    <b:JournalName>South African Reserve Bank Working Paper Series</b:JournalName>
    <b:Volume>5020</b:Volume>
    <b:RefOrder>5</b:RefOrder>
  </b:Source>
  <b:Source>
    <b:Tag>Mac03</b:Tag>
    <b:SourceType>JournalArticle</b:SourceType>
    <b:Guid>{74A833D0-F6AF-44B2-A24E-4ED0B30A9468}</b:Guid>
    <b:Author>
      <b:Author>
        <b:NameList>
          <b:Person>
            <b:Last>MacDonald</b:Last>
            <b:First>Ronald</b:First>
          </b:Person>
          <b:Person>
            <b:Last>Ricci</b:Last>
            <b:First>Luca</b:First>
          </b:Person>
        </b:NameList>
      </b:Author>
    </b:Author>
    <b:Title>Estimation of the Equilibrium Real Exchange Rate for South Africa</b:Title>
    <b:Year>2003</b:Year>
    <b:Publisher>International Monetary Fund</b:Publisher>
    <b:City>South Africa</b:City>
    <b:JournalName>South African Journal of Economics</b:JournalName>
    <b:Pages>282-304</b:Pages>
    <b:Volume>72</b:Volume>
    <b:Issue>2</b:Issue>
    <b:RefOrder>6</b:RefOrder>
  </b:Source>
  <b:Source>
    <b:Tag>Mac97</b:Tag>
    <b:SourceType>JournalArticle</b:SourceType>
    <b:Guid>{96F81F1F-DEBE-4B81-B44C-4B7FB2037B1F}</b:Guid>
    <b:Title>What determines Real Exchange Rates? The Long and Short of It</b:Title>
    <b:Year>1997</b:Year>
    <b:Publisher>International Monetary Fund</b:Publisher>
    <b:City>South Africa</b:City>
    <b:Author>
      <b:Author>
        <b:NameList>
          <b:Person>
            <b:Last>MacDonald</b:Last>
            <b:First>Ronald</b:First>
          </b:Person>
        </b:NameList>
      </b:Author>
    </b:Author>
    <b:JournalName>International Monetary Fund</b:JournalName>
    <b:RefOrder>2</b:RefOrder>
  </b:Source>
  <b:Source>
    <b:Tag>Saa071</b:Tag>
    <b:SourceType>JournalArticle</b:SourceType>
    <b:Guid>{3CC3C483-9DF9-42B6-93F1-677F1A6F6F65}</b:Guid>
    <b:Title>The Real Equilibrium South African Rand/US Dollar Exchange Rate: A Comparison of Alternative Measures</b:Title>
    <b:Year>2007</b:Year>
    <b:Publisher>Springer</b:Publisher>
    <b:City>South Africa</b:City>
    <b:Author>
      <b:Author>
        <b:NameList>
          <b:Person>
            <b:Last>Saayman</b:Last>
            <b:First>Andrea</b:First>
          </b:Person>
        </b:NameList>
      </b:Author>
    </b:Author>
    <b:JournalName>International Advances in Economic Research</b:JournalName>
    <b:Pages>183-199</b:Pages>
    <b:Volume>13</b:Volume>
    <b:Issue>2</b:Issue>
    <b:RefOrder>7</b:RefOrder>
  </b:Source>
  <b:Source>
    <b:Tag>Wal99</b:Tag>
    <b:SourceType>JournalArticle</b:SourceType>
    <b:Guid>{9B2DB2C7-EC25-4319-88C2-CBC4302508BE}</b:Guid>
    <b:Title>An indicator of South Africa’s external competitiveness</b:Title>
    <b:Year>1999</b:Year>
    <b:Publisher>South African Reserve Bank</b:Publisher>
    <b:City>South Africa</b:City>
    <b:Author>
      <b:Author>
        <b:NameList>
          <b:Person>
            <b:Last>Walters</b:Last>
            <b:First>S.S.</b:First>
          </b:Person>
          <b:Person>
            <b:Last>de Beer </b:Last>
            <b:First>B.C.</b:First>
          </b:Person>
        </b:NameList>
      </b:Author>
    </b:Author>
    <b:JournalName>South African Reserve Bank Quarterly Bulletin</b:JournalName>
    <b:Pages>54-67</b:Pages>
    <b:Volume>213</b:Volume>
    <b:RefOrder>1</b:RefOrder>
  </b:Source>
  <b:Source>
    <b:Tag>Cod26</b:Tag>
    <b:SourceType>InternetSite</b:SourceType>
    <b:Guid>{44C3743B-4985-47E9-9800-92A835CDF6D3}</b:Guid>
    <b:Title>EconData</b:Title>
    <b:Year>2026</b:Year>
    <b:Author>
      <b:Author>
        <b:NameList>
          <b:Person>
            <b:Last>Analytics</b:Last>
            <b:First>Codera</b:First>
          </b:Person>
        </b:NameList>
      </b:Author>
    </b:Author>
    <b:YearAccessed>2026</b:YearAccessed>
    <b:MonthAccessed>March</b:MonthAccessed>
    <b:DayAccessed>11</b:DayAccessed>
    <b:URL>https://econdata.co.za/user-guide/codera/financial-markets/</b:URL>
    <b:RefOrder>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E2FB25-7047-46FC-86CC-84D3905A0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26</Pages>
  <Words>5260</Words>
  <Characters>29304</Characters>
  <Application>Microsoft Office Word</Application>
  <DocSecurity>0</DocSecurity>
  <Lines>563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Helgard Raubenheimer</dc:creator>
  <cp:lastModifiedBy>Michelle Le Roux</cp:lastModifiedBy>
  <cp:revision>30</cp:revision>
  <dcterms:created xsi:type="dcterms:W3CDTF">2026-03-26T11:22:00Z</dcterms:created>
  <dcterms:modified xsi:type="dcterms:W3CDTF">2026-03-26T12:23:00Z</dcterms:modified>
</cp:coreProperties>
</file>